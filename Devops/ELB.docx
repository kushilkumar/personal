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3229" w:rsidRPr="00BC3229" w:rsidRDefault="00BC3229">
      <w:pPr>
        <w:rPr>
          <w:ins w:id="0" w:author="SSS2022259" w:date="2023-10-31T16:30:00Z"/>
          <w:b/>
          <w:sz w:val="36"/>
          <w:szCs w:val="36"/>
          <w:lang w:val="en-US"/>
          <w:rPrChange w:id="1" w:author="SSS2022259" w:date="2023-10-31T16:32:00Z">
            <w:rPr>
              <w:ins w:id="2" w:author="SSS2022259" w:date="2023-10-31T16:30:00Z"/>
              <w:sz w:val="36"/>
              <w:szCs w:val="36"/>
              <w:lang w:val="en-US"/>
            </w:rPr>
          </w:rPrChange>
        </w:rPr>
      </w:pPr>
      <w:ins w:id="3" w:author="SSS2022259" w:date="2023-10-31T16:28:00Z">
        <w:r w:rsidRPr="00BC3229">
          <w:rPr>
            <w:b/>
            <w:sz w:val="36"/>
            <w:szCs w:val="36"/>
            <w:lang w:val="en-US"/>
            <w:rPrChange w:id="4" w:author="SSS2022259" w:date="2023-10-31T16:32:00Z">
              <w:rPr>
                <w:sz w:val="36"/>
                <w:szCs w:val="36"/>
                <w:lang w:val="en-US"/>
              </w:rPr>
            </w:rPrChange>
          </w:rPr>
          <w:t xml:space="preserve">What is </w:t>
        </w:r>
      </w:ins>
      <w:ins w:id="5" w:author="SSS2022259" w:date="2023-10-31T16:29:00Z">
        <w:r w:rsidRPr="00BC3229">
          <w:rPr>
            <w:b/>
            <w:sz w:val="36"/>
            <w:szCs w:val="36"/>
            <w:lang w:val="en-US"/>
            <w:rPrChange w:id="6" w:author="SSS2022259" w:date="2023-10-31T16:32:00Z">
              <w:rPr>
                <w:sz w:val="36"/>
                <w:szCs w:val="36"/>
                <w:lang w:val="en-US"/>
              </w:rPr>
            </w:rPrChange>
          </w:rPr>
          <w:t xml:space="preserve">a </w:t>
        </w:r>
      </w:ins>
      <w:ins w:id="7" w:author="SSS2022259" w:date="2023-10-31T16:28:00Z">
        <w:r w:rsidRPr="00BC3229">
          <w:rPr>
            <w:b/>
            <w:sz w:val="36"/>
            <w:szCs w:val="36"/>
            <w:lang w:val="en-US"/>
            <w:rPrChange w:id="8" w:author="SSS2022259" w:date="2023-10-31T16:32:00Z">
              <w:rPr>
                <w:sz w:val="36"/>
                <w:szCs w:val="36"/>
                <w:lang w:val="en-US"/>
              </w:rPr>
            </w:rPrChange>
          </w:rPr>
          <w:t>load balancer on AWS</w:t>
        </w:r>
      </w:ins>
      <w:ins w:id="9" w:author="SSS2022259" w:date="2023-10-31T16:29:00Z">
        <w:r w:rsidRPr="00BC3229">
          <w:rPr>
            <w:b/>
            <w:sz w:val="36"/>
            <w:szCs w:val="36"/>
            <w:lang w:val="en-US"/>
            <w:rPrChange w:id="10" w:author="SSS2022259" w:date="2023-10-31T16:32:00Z">
              <w:rPr>
                <w:sz w:val="36"/>
                <w:szCs w:val="36"/>
                <w:lang w:val="en-US"/>
              </w:rPr>
            </w:rPrChange>
          </w:rPr>
          <w:t>?</w:t>
        </w:r>
      </w:ins>
    </w:p>
    <w:p w:rsidR="00BC3229" w:rsidRPr="00BC3229" w:rsidRDefault="00BC3229" w:rsidP="00BC3229">
      <w:pPr>
        <w:rPr>
          <w:ins w:id="11" w:author="SSS2022259" w:date="2023-10-31T16:32:00Z"/>
          <w:sz w:val="36"/>
          <w:szCs w:val="36"/>
          <w:lang w:val="en-US"/>
        </w:rPr>
      </w:pPr>
      <w:ins w:id="12" w:author="SSS2022259" w:date="2023-10-31T16:32:00Z">
        <w:r w:rsidRPr="00BC3229">
          <w:rPr>
            <w:sz w:val="36"/>
            <w:szCs w:val="36"/>
            <w:lang w:val="en-US"/>
          </w:rPr>
          <w:t xml:space="preserve">In Amazon Web Services (AWS), a load balancer is a service that </w:t>
        </w:r>
      </w:ins>
    </w:p>
    <w:p w:rsidR="00BC3229" w:rsidRPr="00BC3229" w:rsidRDefault="00BC3229" w:rsidP="00BC3229">
      <w:pPr>
        <w:rPr>
          <w:ins w:id="13" w:author="SSS2022259" w:date="2023-10-31T16:32:00Z"/>
          <w:sz w:val="36"/>
          <w:szCs w:val="36"/>
          <w:lang w:val="en-US"/>
        </w:rPr>
      </w:pPr>
      <w:ins w:id="14" w:author="SSS2022259" w:date="2023-10-31T16:32:00Z">
        <w:r w:rsidRPr="00BC3229">
          <w:rPr>
            <w:sz w:val="36"/>
            <w:szCs w:val="36"/>
            <w:lang w:val="en-US"/>
          </w:rPr>
          <w:t>Distributes</w:t>
        </w:r>
        <w:r w:rsidRPr="00BC3229">
          <w:rPr>
            <w:sz w:val="36"/>
            <w:szCs w:val="36"/>
            <w:lang w:val="en-US"/>
          </w:rPr>
          <w:t xml:space="preserve"> incoming network traffic across multiple instances of an application running in multiple Availability Zones. </w:t>
        </w:r>
      </w:ins>
    </w:p>
    <w:p w:rsidR="00BC3229" w:rsidRPr="00BC3229" w:rsidRDefault="00BC3229" w:rsidP="00BC3229">
      <w:pPr>
        <w:rPr>
          <w:ins w:id="15" w:author="SSS2022259" w:date="2023-10-31T16:32:00Z"/>
          <w:sz w:val="36"/>
          <w:szCs w:val="36"/>
          <w:lang w:val="en-US"/>
        </w:rPr>
      </w:pPr>
      <w:ins w:id="16" w:author="SSS2022259" w:date="2023-10-31T16:32:00Z">
        <w:r w:rsidRPr="00BC3229">
          <w:rPr>
            <w:sz w:val="36"/>
            <w:szCs w:val="36"/>
            <w:lang w:val="en-US"/>
          </w:rPr>
          <w:t xml:space="preserve">Load balancers play a crucial role in ensuring high availability, </w:t>
        </w:r>
      </w:ins>
    </w:p>
    <w:p w:rsidR="00BC3229" w:rsidRDefault="00BC3229" w:rsidP="00BC3229">
      <w:pPr>
        <w:rPr>
          <w:ins w:id="17" w:author="SSS2022259" w:date="2023-10-31T16:28:00Z"/>
          <w:sz w:val="36"/>
          <w:szCs w:val="36"/>
          <w:lang w:val="en-US"/>
        </w:rPr>
      </w:pPr>
      <w:ins w:id="18" w:author="SSS2022259" w:date="2023-10-31T16:32:00Z">
        <w:r w:rsidRPr="00BC3229">
          <w:rPr>
            <w:sz w:val="36"/>
            <w:szCs w:val="36"/>
            <w:lang w:val="en-US"/>
          </w:rPr>
          <w:t>Fault</w:t>
        </w:r>
        <w:r w:rsidRPr="00BC3229">
          <w:rPr>
            <w:sz w:val="36"/>
            <w:szCs w:val="36"/>
            <w:lang w:val="en-US"/>
          </w:rPr>
          <w:t xml:space="preserve"> tolerance, and efficient distribution of traffic to provide a seamless and reliable experience for users.</w:t>
        </w:r>
      </w:ins>
    </w:p>
    <w:p w:rsidR="00BC3229" w:rsidRDefault="00BC3229">
      <w:pPr>
        <w:rPr>
          <w:ins w:id="19" w:author="SSS2022259" w:date="2023-10-31T16:28:00Z"/>
          <w:sz w:val="36"/>
          <w:szCs w:val="36"/>
          <w:lang w:val="en-US"/>
        </w:rPr>
      </w:pPr>
    </w:p>
    <w:p w:rsidR="00BC3229" w:rsidRDefault="00BC3229">
      <w:pPr>
        <w:rPr>
          <w:ins w:id="20" w:author="SSS2022259" w:date="2023-10-31T16:28:00Z"/>
          <w:sz w:val="36"/>
          <w:szCs w:val="36"/>
          <w:lang w:val="en-US"/>
        </w:rPr>
      </w:pPr>
    </w:p>
    <w:p w:rsidR="003535F7" w:rsidRPr="00BC3229" w:rsidDel="00BC3229" w:rsidRDefault="00007142">
      <w:pPr>
        <w:rPr>
          <w:del w:id="21" w:author="SSS2022259" w:date="2023-10-31T16:32:00Z"/>
          <w:b/>
          <w:sz w:val="36"/>
          <w:szCs w:val="36"/>
          <w:lang w:val="en-US"/>
          <w:rPrChange w:id="22" w:author="SSS2022259" w:date="2023-10-31T16:32:00Z">
            <w:rPr>
              <w:del w:id="23" w:author="SSS2022259" w:date="2023-10-31T16:32:00Z"/>
              <w:sz w:val="36"/>
              <w:szCs w:val="36"/>
              <w:lang w:val="en-US"/>
            </w:rPr>
          </w:rPrChange>
        </w:rPr>
      </w:pPr>
      <w:r w:rsidRPr="00BC3229">
        <w:rPr>
          <w:b/>
          <w:sz w:val="36"/>
          <w:szCs w:val="36"/>
          <w:lang w:val="en-US"/>
          <w:rPrChange w:id="24" w:author="SSS2022259" w:date="2023-10-31T16:32:00Z">
            <w:rPr>
              <w:lang w:val="en-US"/>
            </w:rPr>
          </w:rPrChange>
        </w:rPr>
        <w:t xml:space="preserve">How to create an Elastic Load Balancer  </w:t>
      </w:r>
    </w:p>
    <w:p w:rsidR="00007142" w:rsidDel="00BC3229" w:rsidRDefault="00007142">
      <w:pPr>
        <w:rPr>
          <w:del w:id="25" w:author="SSS2022259" w:date="2023-10-31T16:32:00Z"/>
          <w:sz w:val="36"/>
          <w:szCs w:val="36"/>
          <w:lang w:val="en-US"/>
        </w:rPr>
      </w:pPr>
    </w:p>
    <w:p w:rsidR="00007142" w:rsidRDefault="00007142">
      <w:pPr>
        <w:rPr>
          <w:sz w:val="36"/>
          <w:szCs w:val="36"/>
          <w:lang w:val="en-US"/>
        </w:rPr>
      </w:pPr>
    </w:p>
    <w:p w:rsidR="00007142" w:rsidRDefault="0000714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First, we install two or more servers.</w:t>
      </w:r>
    </w:p>
    <w:p w:rsidR="00BC3229" w:rsidRDefault="00007142">
      <w:pPr>
        <w:rPr>
          <w:ins w:id="26" w:author="SSS2022259" w:date="2023-10-31T16:32:00Z"/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 wp14:anchorId="7CF2F175" wp14:editId="636F64F9">
            <wp:extent cx="5731510" cy="26828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142" w:rsidRDefault="00007142">
      <w:pPr>
        <w:rPr>
          <w:ins w:id="27" w:author="SSS2022259" w:date="2023-10-31T16:38:00Z"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Next, we do all the processes for launching the instance </w:t>
      </w:r>
      <w:ins w:id="28" w:author="SSS2022259" w:date="2023-10-31T16:32:00Z">
        <w:r w:rsidR="00BC3229">
          <w:rPr>
            <w:sz w:val="36"/>
            <w:szCs w:val="36"/>
            <w:lang w:val="en-US"/>
          </w:rPr>
          <w:t xml:space="preserve">and </w:t>
        </w:r>
      </w:ins>
      <w:r>
        <w:rPr>
          <w:sz w:val="36"/>
          <w:szCs w:val="36"/>
          <w:lang w:val="en-US"/>
        </w:rPr>
        <w:t xml:space="preserve">then click on the launch instance. </w:t>
      </w:r>
    </w:p>
    <w:p w:rsidR="00827F8E" w:rsidRDefault="00827F8E">
      <w:pPr>
        <w:rPr>
          <w:sz w:val="36"/>
          <w:szCs w:val="36"/>
          <w:lang w:val="en-US"/>
        </w:rPr>
      </w:pPr>
    </w:p>
    <w:p w:rsidR="00007142" w:rsidRDefault="00007142">
      <w:pPr>
        <w:rPr>
          <w:sz w:val="36"/>
          <w:szCs w:val="36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0A60A42" wp14:editId="17C4A19B">
            <wp:extent cx="5731510" cy="26136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142" w:rsidRDefault="0000714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After that, we edit their names according to the requirements. </w:t>
      </w:r>
    </w:p>
    <w:p w:rsidR="00007142" w:rsidRDefault="00007142">
      <w:pPr>
        <w:rPr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 wp14:anchorId="0839B933" wp14:editId="247F10C0">
            <wp:extent cx="5731510" cy="11410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142" w:rsidRDefault="0000714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We successfully launched two instances.</w:t>
      </w:r>
    </w:p>
    <w:p w:rsidR="00007142" w:rsidRDefault="00007142">
      <w:pPr>
        <w:rPr>
          <w:ins w:id="29" w:author="SSS2022259" w:date="2023-10-31T15:03:00Z"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Next</w:t>
      </w:r>
      <w:r w:rsidR="00B10B4D">
        <w:rPr>
          <w:sz w:val="36"/>
          <w:szCs w:val="36"/>
          <w:lang w:val="en-US"/>
        </w:rPr>
        <w:t>,</w:t>
      </w:r>
      <w:r>
        <w:rPr>
          <w:sz w:val="36"/>
          <w:szCs w:val="36"/>
          <w:lang w:val="en-US"/>
        </w:rPr>
        <w:t xml:space="preserve"> we use mobaxterm </w:t>
      </w:r>
      <w:r w:rsidR="00B10B4D">
        <w:rPr>
          <w:sz w:val="36"/>
          <w:szCs w:val="36"/>
          <w:lang w:val="en-US"/>
        </w:rPr>
        <w:t>for connecting our ec2 serv</w:t>
      </w:r>
      <w:ins w:id="30" w:author="SSS2022259" w:date="2023-10-31T15:00:00Z">
        <w:r w:rsidR="00B10B4D">
          <w:rPr>
            <w:sz w:val="36"/>
            <w:szCs w:val="36"/>
            <w:lang w:val="en-US"/>
          </w:rPr>
          <w:t>ers.</w:t>
        </w:r>
      </w:ins>
    </w:p>
    <w:p w:rsidR="00B10B4D" w:rsidRDefault="00B10B4D">
      <w:pPr>
        <w:rPr>
          <w:ins w:id="31" w:author="SSS2022259" w:date="2023-10-31T15:00:00Z"/>
          <w:sz w:val="36"/>
          <w:szCs w:val="36"/>
          <w:lang w:val="en-US"/>
        </w:rPr>
      </w:pPr>
      <w:ins w:id="32" w:author="SSS2022259" w:date="2023-10-31T15:03:00Z">
        <w:r>
          <w:rPr>
            <w:sz w:val="36"/>
            <w:szCs w:val="36"/>
            <w:lang w:val="en-US"/>
          </w:rPr>
          <w:t xml:space="preserve">We already know, how to connect ec2 on </w:t>
        </w:r>
      </w:ins>
      <w:ins w:id="33" w:author="SSS2022259" w:date="2023-10-31T15:13:00Z">
        <w:r w:rsidR="004D3354">
          <w:rPr>
            <w:sz w:val="36"/>
            <w:szCs w:val="36"/>
            <w:lang w:val="en-US"/>
          </w:rPr>
          <w:t>mobaxterm.</w:t>
        </w:r>
      </w:ins>
      <w:ins w:id="34" w:author="SSS2022259" w:date="2023-10-31T15:04:00Z">
        <w:r>
          <w:rPr>
            <w:sz w:val="36"/>
            <w:szCs w:val="36"/>
            <w:lang w:val="en-US"/>
          </w:rPr>
          <w:t xml:space="preserve"> </w:t>
        </w:r>
      </w:ins>
    </w:p>
    <w:p w:rsidR="00B10B4D" w:rsidRDefault="00B10B4D">
      <w:pPr>
        <w:rPr>
          <w:ins w:id="35" w:author="SSS2022259" w:date="2023-10-31T15:13:00Z"/>
          <w:sz w:val="36"/>
          <w:szCs w:val="36"/>
          <w:lang w:val="en-US"/>
        </w:rPr>
      </w:pPr>
      <w:ins w:id="36" w:author="SSS2022259" w:date="2023-10-31T15:03:00Z">
        <w:r>
          <w:rPr>
            <w:noProof/>
            <w:lang w:eastAsia="en-IN"/>
          </w:rPr>
          <w:drawing>
            <wp:inline distT="0" distB="0" distL="0" distR="0" wp14:anchorId="453C7FA6" wp14:editId="39D1D7B8">
              <wp:extent cx="5731510" cy="2736850"/>
              <wp:effectExtent l="0" t="0" r="2540" b="6350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7368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827F8E" w:rsidRDefault="004D3354">
      <w:pPr>
        <w:rPr>
          <w:ins w:id="37" w:author="SSS2022259" w:date="2023-10-31T16:39:00Z"/>
          <w:sz w:val="36"/>
          <w:szCs w:val="36"/>
          <w:lang w:val="en-US"/>
        </w:rPr>
      </w:pPr>
      <w:ins w:id="38" w:author="SSS2022259" w:date="2023-10-31T15:14:00Z">
        <w:r>
          <w:rPr>
            <w:noProof/>
            <w:lang w:eastAsia="en-IN"/>
          </w:rPr>
          <w:lastRenderedPageBreak/>
          <w:drawing>
            <wp:inline distT="0" distB="0" distL="0" distR="0" wp14:anchorId="06249653" wp14:editId="6B58B3EE">
              <wp:extent cx="5731510" cy="2459990"/>
              <wp:effectExtent l="0" t="0" r="2540" b="0"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4599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4D3354" w:rsidRDefault="004D3354">
      <w:pPr>
        <w:rPr>
          <w:ins w:id="39" w:author="SSS2022259" w:date="2023-10-31T15:17:00Z"/>
          <w:sz w:val="36"/>
          <w:szCs w:val="36"/>
          <w:lang w:val="en-US"/>
        </w:rPr>
      </w:pPr>
      <w:ins w:id="40" w:author="SSS2022259" w:date="2023-10-31T15:14:00Z">
        <w:r>
          <w:rPr>
            <w:sz w:val="36"/>
            <w:szCs w:val="36"/>
            <w:lang w:val="en-US"/>
          </w:rPr>
          <w:t>Connect another server also.</w:t>
        </w:r>
      </w:ins>
    </w:p>
    <w:p w:rsidR="004D3354" w:rsidRDefault="004D3354">
      <w:pPr>
        <w:rPr>
          <w:ins w:id="41" w:author="SSS2022259" w:date="2023-10-31T15:14:00Z"/>
          <w:sz w:val="36"/>
          <w:szCs w:val="36"/>
          <w:lang w:val="en-US"/>
        </w:rPr>
      </w:pPr>
      <w:ins w:id="42" w:author="SSS2022259" w:date="2023-10-31T15:17:00Z">
        <w:r>
          <w:rPr>
            <w:sz w:val="36"/>
            <w:szCs w:val="36"/>
            <w:lang w:val="en-US"/>
          </w:rPr>
          <w:t xml:space="preserve">We successfully connected and </w:t>
        </w:r>
      </w:ins>
      <w:ins w:id="43" w:author="SSS2022259" w:date="2023-10-31T15:24:00Z">
        <w:r w:rsidR="00BD5885">
          <w:rPr>
            <w:sz w:val="36"/>
            <w:szCs w:val="36"/>
            <w:lang w:val="en-US"/>
          </w:rPr>
          <w:t>changed</w:t>
        </w:r>
      </w:ins>
      <w:ins w:id="44" w:author="SSS2022259" w:date="2023-10-31T15:17:00Z">
        <w:r>
          <w:rPr>
            <w:sz w:val="36"/>
            <w:szCs w:val="36"/>
            <w:lang w:val="en-US"/>
          </w:rPr>
          <w:t xml:space="preserve"> their hostname for our references.</w:t>
        </w:r>
      </w:ins>
    </w:p>
    <w:p w:rsidR="004D3354" w:rsidRDefault="004D3354">
      <w:pPr>
        <w:rPr>
          <w:ins w:id="45" w:author="SSS2022259" w:date="2023-10-31T15:18:00Z"/>
          <w:sz w:val="36"/>
          <w:szCs w:val="36"/>
          <w:lang w:val="en-US"/>
        </w:rPr>
      </w:pPr>
      <w:ins w:id="46" w:author="SSS2022259" w:date="2023-10-31T15:17:00Z">
        <w:r>
          <w:rPr>
            <w:noProof/>
            <w:lang w:eastAsia="en-IN"/>
          </w:rPr>
          <w:drawing>
            <wp:inline distT="0" distB="0" distL="0" distR="0" wp14:anchorId="02B7B501" wp14:editId="733992B0">
              <wp:extent cx="5731510" cy="1364566"/>
              <wp:effectExtent l="0" t="0" r="2540" b="7620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57554" cy="137076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4D3354" w:rsidRDefault="004D3354">
      <w:pPr>
        <w:rPr>
          <w:ins w:id="47" w:author="SSS2022259" w:date="2023-10-31T15:18:00Z"/>
          <w:sz w:val="36"/>
          <w:szCs w:val="36"/>
          <w:lang w:val="en-US"/>
        </w:rPr>
      </w:pPr>
      <w:ins w:id="48" w:author="SSS2022259" w:date="2023-10-31T15:18:00Z">
        <w:r>
          <w:rPr>
            <w:noProof/>
            <w:lang w:eastAsia="en-IN"/>
          </w:rPr>
          <w:drawing>
            <wp:inline distT="0" distB="0" distL="0" distR="0" wp14:anchorId="67A12646" wp14:editId="64804C2D">
              <wp:extent cx="5731510" cy="969645"/>
              <wp:effectExtent l="0" t="0" r="2540" b="1905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9696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4D3354" w:rsidRDefault="004D3354">
      <w:pPr>
        <w:rPr>
          <w:ins w:id="49" w:author="SSS2022259" w:date="2023-10-31T15:24:00Z"/>
          <w:sz w:val="36"/>
          <w:szCs w:val="36"/>
          <w:lang w:val="en-US"/>
        </w:rPr>
      </w:pPr>
      <w:ins w:id="50" w:author="SSS2022259" w:date="2023-10-31T15:18:00Z">
        <w:r>
          <w:rPr>
            <w:sz w:val="36"/>
            <w:szCs w:val="36"/>
            <w:lang w:val="en-US"/>
          </w:rPr>
          <w:t>After that, we install httpd on both servers</w:t>
        </w:r>
      </w:ins>
      <w:ins w:id="51" w:author="SSS2022259" w:date="2023-10-31T15:19:00Z">
        <w:r>
          <w:rPr>
            <w:sz w:val="36"/>
            <w:szCs w:val="36"/>
            <w:lang w:val="en-US"/>
          </w:rPr>
          <w:t xml:space="preserve"> and also start that </w:t>
        </w:r>
      </w:ins>
      <w:ins w:id="52" w:author="SSS2022259" w:date="2023-10-31T15:20:00Z">
        <w:r>
          <w:rPr>
            <w:sz w:val="36"/>
            <w:szCs w:val="36"/>
            <w:lang w:val="en-US"/>
          </w:rPr>
          <w:t>service then check the status</w:t>
        </w:r>
      </w:ins>
      <w:ins w:id="53" w:author="SSS2022259" w:date="2023-10-31T15:18:00Z">
        <w:r>
          <w:rPr>
            <w:sz w:val="36"/>
            <w:szCs w:val="36"/>
            <w:lang w:val="en-US"/>
          </w:rPr>
          <w:t>.</w:t>
        </w:r>
      </w:ins>
    </w:p>
    <w:p w:rsidR="00BD5885" w:rsidRDefault="00BD5885">
      <w:pPr>
        <w:rPr>
          <w:ins w:id="54" w:author="SSS2022259" w:date="2023-10-31T15:25:00Z"/>
          <w:sz w:val="36"/>
          <w:szCs w:val="36"/>
          <w:lang w:val="en-US"/>
        </w:rPr>
      </w:pPr>
      <w:ins w:id="55" w:author="SSS2022259" w:date="2023-10-31T15:24:00Z">
        <w:r>
          <w:rPr>
            <w:sz w:val="36"/>
            <w:szCs w:val="36"/>
            <w:lang w:val="en-US"/>
          </w:rPr>
          <w:t>Commands:- yum install httpd –y</w:t>
        </w:r>
      </w:ins>
    </w:p>
    <w:p w:rsidR="00BD5885" w:rsidRDefault="00BD5885">
      <w:pPr>
        <w:rPr>
          <w:ins w:id="56" w:author="SSS2022259" w:date="2023-10-31T15:25:00Z"/>
          <w:sz w:val="36"/>
          <w:szCs w:val="36"/>
          <w:lang w:val="en-US"/>
        </w:rPr>
      </w:pPr>
      <w:ins w:id="57" w:author="SSS2022259" w:date="2023-10-31T15:25:00Z">
        <w:r>
          <w:rPr>
            <w:sz w:val="36"/>
            <w:szCs w:val="36"/>
            <w:lang w:val="en-US"/>
          </w:rPr>
          <w:t xml:space="preserve">                        systemctl start httpd  </w:t>
        </w:r>
      </w:ins>
    </w:p>
    <w:p w:rsidR="00BD5885" w:rsidRDefault="00BD5885">
      <w:pPr>
        <w:rPr>
          <w:ins w:id="58" w:author="SSS2022259" w:date="2023-10-31T15:23:00Z"/>
          <w:sz w:val="36"/>
          <w:szCs w:val="36"/>
          <w:lang w:val="en-US"/>
        </w:rPr>
      </w:pPr>
      <w:ins w:id="59" w:author="SSS2022259" w:date="2023-10-31T15:25:00Z">
        <w:r>
          <w:rPr>
            <w:sz w:val="36"/>
            <w:szCs w:val="36"/>
            <w:lang w:val="en-US"/>
          </w:rPr>
          <w:t xml:space="preserve">                        </w:t>
        </w:r>
        <w:r>
          <w:rPr>
            <w:sz w:val="36"/>
            <w:szCs w:val="36"/>
            <w:lang w:val="en-US"/>
          </w:rPr>
          <w:t>systemctl</w:t>
        </w:r>
        <w:r>
          <w:rPr>
            <w:sz w:val="36"/>
            <w:szCs w:val="36"/>
            <w:lang w:val="en-US"/>
          </w:rPr>
          <w:t xml:space="preserve"> status </w:t>
        </w:r>
        <w:r>
          <w:rPr>
            <w:sz w:val="36"/>
            <w:szCs w:val="36"/>
            <w:lang w:val="en-US"/>
          </w:rPr>
          <w:t xml:space="preserve">httpd  </w:t>
        </w:r>
      </w:ins>
    </w:p>
    <w:p w:rsidR="004D3354" w:rsidRDefault="004D3354">
      <w:pPr>
        <w:rPr>
          <w:ins w:id="60" w:author="SSS2022259" w:date="2023-10-31T15:23:00Z"/>
          <w:sz w:val="36"/>
          <w:szCs w:val="36"/>
          <w:lang w:val="en-US"/>
        </w:rPr>
      </w:pPr>
      <w:ins w:id="61" w:author="SSS2022259" w:date="2023-10-31T15:23:00Z">
        <w:r>
          <w:rPr>
            <w:noProof/>
            <w:lang w:eastAsia="en-IN"/>
          </w:rPr>
          <w:lastRenderedPageBreak/>
          <w:drawing>
            <wp:inline distT="0" distB="0" distL="0" distR="0" wp14:anchorId="2AA78989" wp14:editId="55633167">
              <wp:extent cx="5731510" cy="2365375"/>
              <wp:effectExtent l="0" t="0" r="2540" b="0"/>
              <wp:docPr id="8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3653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4D3354" w:rsidRDefault="004D3354">
      <w:pPr>
        <w:rPr>
          <w:ins w:id="62" w:author="SSS2022259" w:date="2023-10-31T15:23:00Z"/>
          <w:sz w:val="36"/>
          <w:szCs w:val="36"/>
          <w:lang w:val="en-US"/>
        </w:rPr>
      </w:pPr>
      <w:ins w:id="63" w:author="SSS2022259" w:date="2023-10-31T15:23:00Z">
        <w:r>
          <w:rPr>
            <w:noProof/>
            <w:lang w:eastAsia="en-IN"/>
          </w:rPr>
          <w:drawing>
            <wp:inline distT="0" distB="0" distL="0" distR="0" wp14:anchorId="692B6ECC" wp14:editId="5D8BAECD">
              <wp:extent cx="5731510" cy="2292985"/>
              <wp:effectExtent l="0" t="0" r="2540" b="0"/>
              <wp:docPr id="9" name="Picture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2929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BD5885" w:rsidRDefault="00BD5885">
      <w:pPr>
        <w:rPr>
          <w:ins w:id="64" w:author="SSS2022259" w:date="2023-10-31T15:26:00Z"/>
          <w:sz w:val="36"/>
          <w:szCs w:val="36"/>
          <w:lang w:val="en-US"/>
        </w:rPr>
      </w:pPr>
      <w:ins w:id="65" w:author="SSS2022259" w:date="2023-10-31T15:23:00Z">
        <w:r>
          <w:rPr>
            <w:sz w:val="36"/>
            <w:szCs w:val="36"/>
            <w:lang w:val="en-US"/>
          </w:rPr>
          <w:t xml:space="preserve">We successfully installed </w:t>
        </w:r>
      </w:ins>
      <w:ins w:id="66" w:author="SSS2022259" w:date="2023-10-31T15:24:00Z">
        <w:r>
          <w:rPr>
            <w:sz w:val="36"/>
            <w:szCs w:val="36"/>
            <w:lang w:val="en-US"/>
          </w:rPr>
          <w:t xml:space="preserve">and active </w:t>
        </w:r>
      </w:ins>
      <w:ins w:id="67" w:author="SSS2022259" w:date="2023-10-31T15:23:00Z">
        <w:r>
          <w:rPr>
            <w:sz w:val="36"/>
            <w:szCs w:val="36"/>
            <w:lang w:val="en-US"/>
          </w:rPr>
          <w:t>httpd</w:t>
        </w:r>
      </w:ins>
      <w:ins w:id="68" w:author="SSS2022259" w:date="2023-10-31T15:24:00Z">
        <w:r>
          <w:rPr>
            <w:sz w:val="36"/>
            <w:szCs w:val="36"/>
            <w:lang w:val="en-US"/>
          </w:rPr>
          <w:t>.</w:t>
        </w:r>
      </w:ins>
    </w:p>
    <w:p w:rsidR="00BD5885" w:rsidRDefault="00BD5885">
      <w:pPr>
        <w:rPr>
          <w:ins w:id="69" w:author="SSS2022259" w:date="2023-10-31T15:28:00Z"/>
          <w:sz w:val="36"/>
          <w:szCs w:val="36"/>
          <w:lang w:val="en-US"/>
        </w:rPr>
      </w:pPr>
      <w:ins w:id="70" w:author="SSS2022259" w:date="2023-10-31T15:26:00Z">
        <w:r>
          <w:rPr>
            <w:sz w:val="36"/>
            <w:szCs w:val="36"/>
            <w:lang w:val="en-US"/>
          </w:rPr>
          <w:t xml:space="preserve">Now we browse </w:t>
        </w:r>
      </w:ins>
      <w:ins w:id="71" w:author="SSS2022259" w:date="2023-10-31T15:28:00Z">
        <w:r>
          <w:rPr>
            <w:sz w:val="36"/>
            <w:szCs w:val="36"/>
            <w:lang w:val="en-US"/>
          </w:rPr>
          <w:t>servers</w:t>
        </w:r>
      </w:ins>
      <w:ins w:id="72" w:author="SSS2022259" w:date="2023-10-31T15:26:00Z">
        <w:r>
          <w:rPr>
            <w:sz w:val="36"/>
            <w:szCs w:val="36"/>
            <w:lang w:val="en-US"/>
          </w:rPr>
          <w:t xml:space="preserve"> with public </w:t>
        </w:r>
      </w:ins>
      <w:ins w:id="73" w:author="SSS2022259" w:date="2023-10-31T15:28:00Z">
        <w:r>
          <w:rPr>
            <w:sz w:val="36"/>
            <w:szCs w:val="36"/>
            <w:lang w:val="en-US"/>
          </w:rPr>
          <w:t>IPs</w:t>
        </w:r>
      </w:ins>
      <w:ins w:id="74" w:author="SSS2022259" w:date="2023-10-31T15:27:00Z">
        <w:r>
          <w:rPr>
            <w:sz w:val="36"/>
            <w:szCs w:val="36"/>
            <w:lang w:val="en-US"/>
          </w:rPr>
          <w:t>.</w:t>
        </w:r>
      </w:ins>
    </w:p>
    <w:p w:rsidR="00BD5885" w:rsidRDefault="00BD5885">
      <w:pPr>
        <w:rPr>
          <w:ins w:id="75" w:author="SSS2022259" w:date="2023-10-31T15:27:00Z"/>
          <w:sz w:val="36"/>
          <w:szCs w:val="36"/>
          <w:lang w:val="en-US"/>
        </w:rPr>
      </w:pPr>
      <w:ins w:id="76" w:author="SSS2022259" w:date="2023-10-31T15:28:00Z">
        <w:r>
          <w:rPr>
            <w:sz w:val="36"/>
            <w:szCs w:val="36"/>
            <w:lang w:val="en-US"/>
          </w:rPr>
          <w:t>Server1.</w:t>
        </w:r>
      </w:ins>
    </w:p>
    <w:p w:rsidR="00BD5885" w:rsidRDefault="00BD5885">
      <w:pPr>
        <w:rPr>
          <w:ins w:id="77" w:author="SSS2022259" w:date="2023-10-31T15:28:00Z"/>
          <w:sz w:val="36"/>
          <w:szCs w:val="36"/>
          <w:lang w:val="en-US"/>
        </w:rPr>
      </w:pPr>
      <w:ins w:id="78" w:author="SSS2022259" w:date="2023-10-31T15:28:00Z">
        <w:r>
          <w:rPr>
            <w:noProof/>
            <w:lang w:eastAsia="en-IN"/>
          </w:rPr>
          <w:drawing>
            <wp:inline distT="0" distB="0" distL="0" distR="0" wp14:anchorId="2E917DD3" wp14:editId="2CB05F1E">
              <wp:extent cx="5731510" cy="904875"/>
              <wp:effectExtent l="0" t="0" r="2540" b="9525"/>
              <wp:docPr id="10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9048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BD5885" w:rsidRDefault="00BD5885">
      <w:pPr>
        <w:rPr>
          <w:ins w:id="79" w:author="SSS2022259" w:date="2023-10-31T15:28:00Z"/>
          <w:sz w:val="36"/>
          <w:szCs w:val="36"/>
          <w:lang w:val="en-US"/>
        </w:rPr>
      </w:pPr>
      <w:ins w:id="80" w:author="SSS2022259" w:date="2023-10-31T15:28:00Z">
        <w:r>
          <w:rPr>
            <w:sz w:val="36"/>
            <w:szCs w:val="36"/>
            <w:lang w:val="en-US"/>
          </w:rPr>
          <w:t>Server2.</w:t>
        </w:r>
      </w:ins>
    </w:p>
    <w:p w:rsidR="00BD5885" w:rsidRDefault="00BD5885">
      <w:pPr>
        <w:rPr>
          <w:ins w:id="81" w:author="SSS2022259" w:date="2023-10-31T15:28:00Z"/>
          <w:sz w:val="36"/>
          <w:szCs w:val="36"/>
          <w:lang w:val="en-US"/>
        </w:rPr>
      </w:pPr>
      <w:ins w:id="82" w:author="SSS2022259" w:date="2023-10-31T15:28:00Z">
        <w:r>
          <w:rPr>
            <w:noProof/>
            <w:lang w:eastAsia="en-IN"/>
          </w:rPr>
          <w:drawing>
            <wp:inline distT="0" distB="0" distL="0" distR="0" wp14:anchorId="5762E893" wp14:editId="78EEE336">
              <wp:extent cx="5731510" cy="699135"/>
              <wp:effectExtent l="0" t="0" r="2540" b="5715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6991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BD5885" w:rsidRDefault="00BD5885">
      <w:pPr>
        <w:rPr>
          <w:ins w:id="83" w:author="SSS2022259" w:date="2023-10-31T15:34:00Z"/>
          <w:sz w:val="36"/>
          <w:szCs w:val="36"/>
          <w:lang w:val="en-US"/>
        </w:rPr>
      </w:pPr>
      <w:ins w:id="84" w:author="SSS2022259" w:date="2023-10-31T15:29:00Z">
        <w:r>
          <w:rPr>
            <w:sz w:val="36"/>
            <w:szCs w:val="36"/>
            <w:lang w:val="en-US"/>
          </w:rPr>
          <w:lastRenderedPageBreak/>
          <w:t>Next</w:t>
        </w:r>
      </w:ins>
      <w:ins w:id="85" w:author="SSS2022259" w:date="2023-10-31T15:33:00Z">
        <w:r>
          <w:rPr>
            <w:sz w:val="36"/>
            <w:szCs w:val="36"/>
            <w:lang w:val="en-US"/>
          </w:rPr>
          <w:t>,</w:t>
        </w:r>
      </w:ins>
      <w:ins w:id="86" w:author="SSS2022259" w:date="2023-10-31T15:29:00Z">
        <w:r>
          <w:rPr>
            <w:sz w:val="36"/>
            <w:szCs w:val="36"/>
            <w:lang w:val="en-US"/>
          </w:rPr>
          <w:t xml:space="preserve"> </w:t>
        </w:r>
      </w:ins>
      <w:ins w:id="87" w:author="SSS2022259" w:date="2023-10-31T15:32:00Z">
        <w:r>
          <w:rPr>
            <w:sz w:val="36"/>
            <w:szCs w:val="36"/>
            <w:lang w:val="en-US"/>
          </w:rPr>
          <w:t xml:space="preserve">we create </w:t>
        </w:r>
      </w:ins>
      <w:ins w:id="88" w:author="SSS2022259" w:date="2023-10-31T15:33:00Z">
        <w:r>
          <w:rPr>
            <w:sz w:val="36"/>
            <w:szCs w:val="36"/>
            <w:lang w:val="en-US"/>
          </w:rPr>
          <w:t>an</w:t>
        </w:r>
      </w:ins>
      <w:ins w:id="89" w:author="SSS2022259" w:date="2023-10-31T15:32:00Z">
        <w:r>
          <w:rPr>
            <w:sz w:val="36"/>
            <w:szCs w:val="36"/>
            <w:lang w:val="en-US"/>
          </w:rPr>
          <w:t xml:space="preserve"> index.html </w:t>
        </w:r>
      </w:ins>
      <w:ins w:id="90" w:author="SSS2022259" w:date="2023-10-31T15:33:00Z">
        <w:r>
          <w:rPr>
            <w:sz w:val="36"/>
            <w:szCs w:val="36"/>
            <w:lang w:val="en-US"/>
          </w:rPr>
          <w:t xml:space="preserve">file on the/var/www/html path on the </w:t>
        </w:r>
      </w:ins>
      <w:ins w:id="91" w:author="SSS2022259" w:date="2023-10-31T15:34:00Z">
        <w:r w:rsidR="007C43D4">
          <w:rPr>
            <w:sz w:val="36"/>
            <w:szCs w:val="36"/>
            <w:lang w:val="en-US"/>
          </w:rPr>
          <w:t>httpd service on both servers</w:t>
        </w:r>
      </w:ins>
      <w:ins w:id="92" w:author="SSS2022259" w:date="2023-10-31T15:33:00Z">
        <w:r>
          <w:rPr>
            <w:sz w:val="36"/>
            <w:szCs w:val="36"/>
            <w:lang w:val="en-US"/>
          </w:rPr>
          <w:t>.</w:t>
        </w:r>
      </w:ins>
    </w:p>
    <w:p w:rsidR="007C43D4" w:rsidRDefault="007C43D4">
      <w:pPr>
        <w:rPr>
          <w:ins w:id="93" w:author="SSS2022259" w:date="2023-10-31T15:32:00Z"/>
          <w:sz w:val="36"/>
          <w:szCs w:val="36"/>
          <w:lang w:val="en-US"/>
        </w:rPr>
      </w:pPr>
      <w:ins w:id="94" w:author="SSS2022259" w:date="2023-10-31T15:34:00Z">
        <w:r>
          <w:rPr>
            <w:sz w:val="36"/>
            <w:szCs w:val="36"/>
            <w:lang w:val="en-US"/>
          </w:rPr>
          <w:t>This is server1.</w:t>
        </w:r>
      </w:ins>
    </w:p>
    <w:p w:rsidR="00BD5885" w:rsidRDefault="00BD5885">
      <w:pPr>
        <w:rPr>
          <w:ins w:id="95" w:author="SSS2022259" w:date="2023-10-31T15:36:00Z"/>
          <w:sz w:val="36"/>
          <w:szCs w:val="36"/>
          <w:lang w:val="en-US"/>
        </w:rPr>
      </w:pPr>
      <w:ins w:id="96" w:author="SSS2022259" w:date="2023-10-31T15:32:00Z">
        <w:r>
          <w:rPr>
            <w:noProof/>
            <w:lang w:eastAsia="en-IN"/>
          </w:rPr>
          <w:drawing>
            <wp:inline distT="0" distB="0" distL="0" distR="0" wp14:anchorId="07B6816C" wp14:editId="338DC2F7">
              <wp:extent cx="5731510" cy="1059815"/>
              <wp:effectExtent l="0" t="0" r="2540" b="6985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10598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7C43D4" w:rsidRDefault="007C43D4" w:rsidP="007C43D4">
      <w:pPr>
        <w:rPr>
          <w:ins w:id="97" w:author="SSS2022259" w:date="2023-10-31T15:40:00Z"/>
          <w:sz w:val="36"/>
          <w:szCs w:val="36"/>
          <w:lang w:val="en-US"/>
        </w:rPr>
      </w:pPr>
    </w:p>
    <w:p w:rsidR="007C43D4" w:rsidRDefault="007C43D4" w:rsidP="007C43D4">
      <w:pPr>
        <w:rPr>
          <w:ins w:id="98" w:author="SSS2022259" w:date="2023-10-31T15:40:00Z"/>
          <w:sz w:val="36"/>
          <w:szCs w:val="36"/>
          <w:lang w:val="en-US"/>
        </w:rPr>
      </w:pPr>
    </w:p>
    <w:p w:rsidR="007C43D4" w:rsidRDefault="007C43D4" w:rsidP="007C43D4">
      <w:pPr>
        <w:rPr>
          <w:ins w:id="99" w:author="SSS2022259" w:date="2023-10-31T15:40:00Z"/>
          <w:sz w:val="36"/>
          <w:szCs w:val="36"/>
          <w:lang w:val="en-US"/>
        </w:rPr>
      </w:pPr>
      <w:ins w:id="100" w:author="SSS2022259" w:date="2023-10-31T15:41:00Z">
        <w:r>
          <w:rPr>
            <w:sz w:val="36"/>
            <w:szCs w:val="36"/>
            <w:lang w:val="en-US"/>
          </w:rPr>
          <w:t>Index.html file data:</w:t>
        </w:r>
      </w:ins>
    </w:p>
    <w:p w:rsidR="007C43D4" w:rsidRPr="007C43D4" w:rsidRDefault="007C43D4" w:rsidP="007C43D4">
      <w:pPr>
        <w:rPr>
          <w:ins w:id="101" w:author="SSS2022259" w:date="2023-10-31T15:40:00Z"/>
          <w:sz w:val="36"/>
          <w:szCs w:val="36"/>
          <w:lang w:val="en-US"/>
        </w:rPr>
      </w:pPr>
      <w:ins w:id="102" w:author="SSS2022259" w:date="2023-10-31T15:40:00Z">
        <w:r w:rsidRPr="007C43D4">
          <w:rPr>
            <w:sz w:val="36"/>
            <w:szCs w:val="36"/>
            <w:lang w:val="en-US"/>
          </w:rPr>
          <w:t>&lt;html&gt;</w:t>
        </w:r>
      </w:ins>
    </w:p>
    <w:p w:rsidR="007C43D4" w:rsidRPr="007C43D4" w:rsidRDefault="007C43D4" w:rsidP="007C43D4">
      <w:pPr>
        <w:rPr>
          <w:ins w:id="103" w:author="SSS2022259" w:date="2023-10-31T15:40:00Z"/>
          <w:sz w:val="36"/>
          <w:szCs w:val="36"/>
          <w:lang w:val="en-US"/>
        </w:rPr>
      </w:pPr>
      <w:ins w:id="104" w:author="SSS2022259" w:date="2023-10-31T15:40:00Z">
        <w:r w:rsidRPr="007C43D4">
          <w:rPr>
            <w:sz w:val="36"/>
            <w:szCs w:val="36"/>
            <w:lang w:val="en-US"/>
          </w:rPr>
          <w:t>&lt;h1 style="background-color:orange;"</w:t>
        </w:r>
      </w:ins>
      <w:ins w:id="105" w:author="SSS2022259" w:date="2023-10-31T16:40:00Z">
        <w:r w:rsidR="00827F8E" w:rsidRPr="007C43D4">
          <w:rPr>
            <w:sz w:val="36"/>
            <w:szCs w:val="36"/>
            <w:lang w:val="en-US"/>
          </w:rPr>
          <w:t>&gt; Th</w:t>
        </w:r>
        <w:bookmarkStart w:id="106" w:name="_GoBack"/>
        <w:bookmarkEnd w:id="106"/>
        <w:r w:rsidR="00827F8E" w:rsidRPr="007C43D4">
          <w:rPr>
            <w:sz w:val="36"/>
            <w:szCs w:val="36"/>
            <w:lang w:val="en-US"/>
          </w:rPr>
          <w:t>is</w:t>
        </w:r>
      </w:ins>
      <w:ins w:id="107" w:author="SSS2022259" w:date="2023-10-31T15:40:00Z">
        <w:r w:rsidRPr="007C43D4">
          <w:rPr>
            <w:sz w:val="36"/>
            <w:szCs w:val="36"/>
            <w:lang w:val="en-US"/>
          </w:rPr>
          <w:t xml:space="preserve"> is a web page for testing load balancer on AWS, tested by KUSHIL&lt;/h1&gt;</w:t>
        </w:r>
      </w:ins>
    </w:p>
    <w:p w:rsidR="007C43D4" w:rsidRDefault="007C43D4" w:rsidP="007C43D4">
      <w:pPr>
        <w:rPr>
          <w:ins w:id="108" w:author="SSS2022259" w:date="2023-10-31T15:26:00Z"/>
          <w:sz w:val="36"/>
          <w:szCs w:val="36"/>
          <w:lang w:val="en-US"/>
        </w:rPr>
      </w:pPr>
      <w:ins w:id="109" w:author="SSS2022259" w:date="2023-10-31T15:40:00Z">
        <w:r w:rsidRPr="007C43D4">
          <w:rPr>
            <w:sz w:val="36"/>
            <w:szCs w:val="36"/>
            <w:lang w:val="en-US"/>
          </w:rPr>
          <w:t>&lt;/html&gt;</w:t>
        </w:r>
      </w:ins>
    </w:p>
    <w:p w:rsidR="00BD5885" w:rsidRDefault="007C43D4">
      <w:pPr>
        <w:rPr>
          <w:ins w:id="110" w:author="SSS2022259" w:date="2023-10-31T15:36:00Z"/>
          <w:sz w:val="36"/>
          <w:szCs w:val="36"/>
          <w:lang w:val="en-US"/>
        </w:rPr>
      </w:pPr>
      <w:ins w:id="111" w:author="SSS2022259" w:date="2023-10-31T15:35:00Z">
        <w:r>
          <w:rPr>
            <w:noProof/>
            <w:lang w:eastAsia="en-IN"/>
          </w:rPr>
          <w:drawing>
            <wp:inline distT="0" distB="0" distL="0" distR="0" wp14:anchorId="065C85F6" wp14:editId="04A6B29C">
              <wp:extent cx="5731510" cy="2710180"/>
              <wp:effectExtent l="0" t="0" r="2540" b="0"/>
              <wp:docPr id="13" name="Picture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7101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7C43D4" w:rsidRDefault="007C43D4">
      <w:pPr>
        <w:rPr>
          <w:ins w:id="112" w:author="SSS2022259" w:date="2023-10-31T15:41:00Z"/>
          <w:sz w:val="36"/>
          <w:szCs w:val="36"/>
          <w:lang w:val="en-US"/>
        </w:rPr>
      </w:pPr>
      <w:ins w:id="113" w:author="SSS2022259" w:date="2023-10-31T15:36:00Z">
        <w:r>
          <w:rPr>
            <w:noProof/>
            <w:lang w:eastAsia="en-IN"/>
          </w:rPr>
          <w:lastRenderedPageBreak/>
          <w:drawing>
            <wp:inline distT="0" distB="0" distL="0" distR="0" wp14:anchorId="22454AE6" wp14:editId="78629924">
              <wp:extent cx="5731510" cy="1895475"/>
              <wp:effectExtent l="0" t="0" r="2540" b="9525"/>
              <wp:docPr id="14" name="Picture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18954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7C43D4" w:rsidRDefault="007C43D4">
      <w:pPr>
        <w:rPr>
          <w:ins w:id="114" w:author="SSS2022259" w:date="2023-10-31T15:44:00Z"/>
          <w:sz w:val="36"/>
          <w:szCs w:val="36"/>
          <w:lang w:val="en-US"/>
        </w:rPr>
      </w:pPr>
      <w:ins w:id="115" w:author="SSS2022259" w:date="2023-10-31T15:42:00Z">
        <w:r>
          <w:rPr>
            <w:sz w:val="36"/>
            <w:szCs w:val="36"/>
            <w:lang w:val="en-US"/>
          </w:rPr>
          <w:t>The same</w:t>
        </w:r>
      </w:ins>
      <w:ins w:id="116" w:author="SSS2022259" w:date="2023-10-31T15:41:00Z">
        <w:r>
          <w:rPr>
            <w:sz w:val="36"/>
            <w:szCs w:val="36"/>
            <w:lang w:val="en-US"/>
          </w:rPr>
          <w:t xml:space="preserve"> process </w:t>
        </w:r>
      </w:ins>
      <w:ins w:id="117" w:author="SSS2022259" w:date="2023-10-31T15:42:00Z">
        <w:r>
          <w:rPr>
            <w:sz w:val="36"/>
            <w:szCs w:val="36"/>
            <w:lang w:val="en-US"/>
          </w:rPr>
          <w:t>applies</w:t>
        </w:r>
      </w:ins>
      <w:ins w:id="118" w:author="SSS2022259" w:date="2023-10-31T15:41:00Z">
        <w:r>
          <w:rPr>
            <w:sz w:val="36"/>
            <w:szCs w:val="36"/>
            <w:lang w:val="en-US"/>
          </w:rPr>
          <w:t xml:space="preserve"> o</w:t>
        </w:r>
      </w:ins>
      <w:ins w:id="119" w:author="SSS2022259" w:date="2023-10-31T15:42:00Z">
        <w:r>
          <w:rPr>
            <w:sz w:val="36"/>
            <w:szCs w:val="36"/>
            <w:lang w:val="en-US"/>
          </w:rPr>
          <w:t>n server2 but we change that color for our reference.</w:t>
        </w:r>
      </w:ins>
    </w:p>
    <w:p w:rsidR="00EB5DE1" w:rsidRDefault="00EB5DE1">
      <w:pPr>
        <w:rPr>
          <w:ins w:id="120" w:author="SSS2022259" w:date="2023-10-31T15:44:00Z"/>
          <w:sz w:val="36"/>
          <w:szCs w:val="36"/>
          <w:lang w:val="en-US"/>
        </w:rPr>
      </w:pPr>
    </w:p>
    <w:p w:rsidR="00EB5DE1" w:rsidRDefault="00EB5DE1">
      <w:pPr>
        <w:rPr>
          <w:ins w:id="121" w:author="SSS2022259" w:date="2023-10-31T15:44:00Z"/>
          <w:sz w:val="36"/>
          <w:szCs w:val="36"/>
          <w:lang w:val="en-US"/>
        </w:rPr>
      </w:pPr>
    </w:p>
    <w:p w:rsidR="00EB5DE1" w:rsidRDefault="00EB5DE1">
      <w:pPr>
        <w:rPr>
          <w:ins w:id="122" w:author="SSS2022259" w:date="2023-10-31T15:44:00Z"/>
          <w:sz w:val="36"/>
          <w:szCs w:val="36"/>
          <w:lang w:val="en-US"/>
        </w:rPr>
      </w:pPr>
    </w:p>
    <w:p w:rsidR="00EB5DE1" w:rsidRDefault="00EB5DE1">
      <w:pPr>
        <w:rPr>
          <w:ins w:id="123" w:author="SSS2022259" w:date="2023-10-31T15:42:00Z"/>
          <w:sz w:val="36"/>
          <w:szCs w:val="36"/>
          <w:lang w:val="en-US"/>
        </w:rPr>
      </w:pPr>
      <w:ins w:id="124" w:author="SSS2022259" w:date="2023-10-31T15:44:00Z">
        <w:r>
          <w:rPr>
            <w:sz w:val="36"/>
            <w:szCs w:val="36"/>
            <w:lang w:val="en-US"/>
          </w:rPr>
          <w:t xml:space="preserve">This is server2. Here </w:t>
        </w:r>
      </w:ins>
      <w:ins w:id="125" w:author="SSS2022259" w:date="2023-10-31T15:45:00Z">
        <w:r>
          <w:rPr>
            <w:sz w:val="36"/>
            <w:szCs w:val="36"/>
            <w:lang w:val="en-US"/>
          </w:rPr>
          <w:t>we changed orange color to green.</w:t>
        </w:r>
      </w:ins>
    </w:p>
    <w:p w:rsidR="00EB5DE1" w:rsidRDefault="007C43D4">
      <w:pPr>
        <w:rPr>
          <w:ins w:id="126" w:author="SSS2022259" w:date="2023-10-31T15:45:00Z"/>
          <w:sz w:val="36"/>
          <w:szCs w:val="36"/>
          <w:lang w:val="en-US"/>
        </w:rPr>
      </w:pPr>
      <w:ins w:id="127" w:author="SSS2022259" w:date="2023-10-31T15:44:00Z">
        <w:r>
          <w:rPr>
            <w:noProof/>
            <w:lang w:eastAsia="en-IN"/>
          </w:rPr>
          <w:drawing>
            <wp:inline distT="0" distB="0" distL="0" distR="0" wp14:anchorId="0DE1EBD4" wp14:editId="43859684">
              <wp:extent cx="5731510" cy="2780030"/>
              <wp:effectExtent l="0" t="0" r="2540" b="1270"/>
              <wp:docPr id="15" name="Picture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7800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EB5DE1" w:rsidRDefault="00EB5DE1">
      <w:pPr>
        <w:rPr>
          <w:ins w:id="128" w:author="SSS2022259" w:date="2023-10-31T15:45:00Z"/>
          <w:sz w:val="36"/>
          <w:szCs w:val="36"/>
          <w:lang w:val="en-US"/>
        </w:rPr>
      </w:pPr>
      <w:ins w:id="129" w:author="SSS2022259" w:date="2023-10-31T15:45:00Z">
        <w:r>
          <w:rPr>
            <w:noProof/>
            <w:lang w:eastAsia="en-IN"/>
          </w:rPr>
          <w:drawing>
            <wp:inline distT="0" distB="0" distL="0" distR="0" wp14:anchorId="5DF774E2" wp14:editId="13FE9F59">
              <wp:extent cx="5731510" cy="1519555"/>
              <wp:effectExtent l="0" t="0" r="2540" b="4445"/>
              <wp:docPr id="16" name="Picture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15195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EB5DE1" w:rsidRDefault="00EB5DE1">
      <w:pPr>
        <w:rPr>
          <w:ins w:id="130" w:author="SSS2022259" w:date="2023-10-31T15:50:00Z"/>
          <w:sz w:val="36"/>
          <w:szCs w:val="36"/>
          <w:lang w:val="en-US"/>
        </w:rPr>
      </w:pPr>
      <w:ins w:id="131" w:author="SSS2022259" w:date="2023-10-31T15:50:00Z">
        <w:r>
          <w:rPr>
            <w:sz w:val="36"/>
            <w:szCs w:val="36"/>
            <w:lang w:val="en-US"/>
          </w:rPr>
          <w:lastRenderedPageBreak/>
          <w:t>Now we refresh our servers on the browser.</w:t>
        </w:r>
      </w:ins>
    </w:p>
    <w:p w:rsidR="00EB5DE1" w:rsidRDefault="00EB5DE1">
      <w:pPr>
        <w:rPr>
          <w:ins w:id="132" w:author="SSS2022259" w:date="2023-10-31T15:51:00Z"/>
          <w:sz w:val="36"/>
          <w:szCs w:val="36"/>
          <w:lang w:val="en-US"/>
        </w:rPr>
      </w:pPr>
      <w:ins w:id="133" w:author="SSS2022259" w:date="2023-10-31T15:51:00Z">
        <w:r>
          <w:rPr>
            <w:sz w:val="36"/>
            <w:szCs w:val="36"/>
            <w:lang w:val="en-US"/>
          </w:rPr>
          <w:t>Server1.</w:t>
        </w:r>
      </w:ins>
    </w:p>
    <w:p w:rsidR="00EB5DE1" w:rsidRDefault="00EB5DE1">
      <w:pPr>
        <w:rPr>
          <w:ins w:id="134" w:author="SSS2022259" w:date="2023-10-31T15:51:00Z"/>
          <w:sz w:val="36"/>
          <w:szCs w:val="36"/>
          <w:lang w:val="en-US"/>
        </w:rPr>
      </w:pPr>
      <w:ins w:id="135" w:author="SSS2022259" w:date="2023-10-31T15:51:00Z">
        <w:r>
          <w:rPr>
            <w:noProof/>
            <w:lang w:eastAsia="en-IN"/>
          </w:rPr>
          <w:drawing>
            <wp:inline distT="0" distB="0" distL="0" distR="0" wp14:anchorId="53DBFE34" wp14:editId="4735A884">
              <wp:extent cx="5731510" cy="791210"/>
              <wp:effectExtent l="0" t="0" r="2540" b="8890"/>
              <wp:docPr id="17" name="Picture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7912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EB5DE1" w:rsidRDefault="00EB5DE1">
      <w:pPr>
        <w:rPr>
          <w:ins w:id="136" w:author="SSS2022259" w:date="2023-10-31T15:51:00Z"/>
          <w:sz w:val="36"/>
          <w:szCs w:val="36"/>
          <w:lang w:val="en-US"/>
        </w:rPr>
      </w:pPr>
      <w:ins w:id="137" w:author="SSS2022259" w:date="2023-10-31T15:51:00Z">
        <w:r>
          <w:rPr>
            <w:sz w:val="36"/>
            <w:szCs w:val="36"/>
            <w:lang w:val="en-US"/>
          </w:rPr>
          <w:t>Server2</w:t>
        </w:r>
      </w:ins>
    </w:p>
    <w:p w:rsidR="00EB5DE1" w:rsidRDefault="00EB5DE1">
      <w:pPr>
        <w:rPr>
          <w:ins w:id="138" w:author="SSS2022259" w:date="2023-10-31T15:52:00Z"/>
          <w:sz w:val="36"/>
          <w:szCs w:val="36"/>
          <w:lang w:val="en-US"/>
        </w:rPr>
      </w:pPr>
      <w:ins w:id="139" w:author="SSS2022259" w:date="2023-10-31T15:52:00Z">
        <w:r>
          <w:rPr>
            <w:noProof/>
            <w:lang w:eastAsia="en-IN"/>
          </w:rPr>
          <w:drawing>
            <wp:inline distT="0" distB="0" distL="0" distR="0" wp14:anchorId="66C2A37E" wp14:editId="6FB03295">
              <wp:extent cx="5731510" cy="806450"/>
              <wp:effectExtent l="0" t="0" r="2540" b="0"/>
              <wp:docPr id="18" name="Picture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8064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EB5DE1" w:rsidRDefault="00EB5DE1">
      <w:pPr>
        <w:rPr>
          <w:ins w:id="140" w:author="SSS2022259" w:date="2023-10-31T15:52:00Z"/>
          <w:sz w:val="36"/>
          <w:szCs w:val="36"/>
          <w:lang w:val="en-US"/>
        </w:rPr>
      </w:pPr>
    </w:p>
    <w:p w:rsidR="00EB5DE1" w:rsidRDefault="00EB5DE1">
      <w:pPr>
        <w:rPr>
          <w:ins w:id="141" w:author="SSS2022259" w:date="2023-10-31T15:53:00Z"/>
          <w:sz w:val="36"/>
          <w:szCs w:val="36"/>
          <w:lang w:val="en-US"/>
        </w:rPr>
      </w:pPr>
    </w:p>
    <w:p w:rsidR="00EB5DE1" w:rsidRDefault="00EB5DE1">
      <w:pPr>
        <w:rPr>
          <w:ins w:id="142" w:author="SSS2022259" w:date="2023-10-31T15:53:00Z"/>
          <w:sz w:val="36"/>
          <w:szCs w:val="36"/>
          <w:lang w:val="en-US"/>
        </w:rPr>
      </w:pPr>
      <w:ins w:id="143" w:author="SSS2022259" w:date="2023-10-31T15:52:00Z">
        <w:r>
          <w:rPr>
            <w:sz w:val="36"/>
            <w:szCs w:val="36"/>
            <w:lang w:val="en-US"/>
          </w:rPr>
          <w:t>Now we create a load balancer</w:t>
        </w:r>
      </w:ins>
      <w:ins w:id="144" w:author="SSS2022259" w:date="2023-10-31T15:53:00Z">
        <w:r>
          <w:rPr>
            <w:sz w:val="36"/>
            <w:szCs w:val="36"/>
            <w:lang w:val="en-US"/>
          </w:rPr>
          <w:t xml:space="preserve"> for these servers.</w:t>
        </w:r>
      </w:ins>
    </w:p>
    <w:p w:rsidR="00EB5DE1" w:rsidRDefault="0090470C">
      <w:pPr>
        <w:rPr>
          <w:ins w:id="145" w:author="SSS2022259" w:date="2023-10-31T16:02:00Z"/>
          <w:sz w:val="36"/>
          <w:szCs w:val="36"/>
          <w:lang w:val="en-US"/>
        </w:rPr>
      </w:pPr>
      <w:ins w:id="146" w:author="SSS2022259" w:date="2023-10-31T16:01:00Z">
        <w:r>
          <w:rPr>
            <w:sz w:val="36"/>
            <w:szCs w:val="36"/>
            <w:lang w:val="en-US"/>
          </w:rPr>
          <w:t xml:space="preserve">First, we create a target group </w:t>
        </w:r>
      </w:ins>
    </w:p>
    <w:p w:rsidR="0090470C" w:rsidRDefault="0090470C">
      <w:pPr>
        <w:rPr>
          <w:ins w:id="147" w:author="SSS2022259" w:date="2023-10-31T16:03:00Z"/>
          <w:sz w:val="36"/>
          <w:szCs w:val="36"/>
          <w:lang w:val="en-US"/>
        </w:rPr>
      </w:pPr>
      <w:ins w:id="148" w:author="SSS2022259" w:date="2023-10-31T16:02:00Z">
        <w:r>
          <w:rPr>
            <w:noProof/>
            <w:lang w:eastAsia="en-IN"/>
          </w:rPr>
          <w:drawing>
            <wp:inline distT="0" distB="0" distL="0" distR="0" wp14:anchorId="34997939" wp14:editId="44FD73A1">
              <wp:extent cx="5731510" cy="2466975"/>
              <wp:effectExtent l="0" t="0" r="2540" b="9525"/>
              <wp:docPr id="20" name="Picture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4669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90470C" w:rsidRDefault="0090470C">
      <w:pPr>
        <w:rPr>
          <w:ins w:id="149" w:author="SSS2022259" w:date="2023-10-31T16:05:00Z"/>
          <w:sz w:val="36"/>
          <w:szCs w:val="36"/>
          <w:lang w:val="en-US"/>
        </w:rPr>
      </w:pPr>
      <w:ins w:id="150" w:author="SSS2022259" w:date="2023-10-31T16:03:00Z">
        <w:r>
          <w:rPr>
            <w:noProof/>
            <w:lang w:eastAsia="en-IN"/>
          </w:rPr>
          <w:lastRenderedPageBreak/>
          <w:drawing>
            <wp:inline distT="0" distB="0" distL="0" distR="0" wp14:anchorId="3D49727B" wp14:editId="74AEAC45">
              <wp:extent cx="5731510" cy="2580640"/>
              <wp:effectExtent l="0" t="0" r="2540" b="0"/>
              <wp:docPr id="21" name="Picture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5806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90470C" w:rsidRDefault="0090470C">
      <w:pPr>
        <w:rPr>
          <w:ins w:id="151" w:author="SSS2022259" w:date="2023-10-31T16:06:00Z"/>
          <w:sz w:val="36"/>
          <w:szCs w:val="36"/>
          <w:lang w:val="en-US"/>
        </w:rPr>
      </w:pPr>
      <w:ins w:id="152" w:author="SSS2022259" w:date="2023-10-31T16:05:00Z">
        <w:r>
          <w:rPr>
            <w:noProof/>
            <w:lang w:eastAsia="en-IN"/>
          </w:rPr>
          <w:drawing>
            <wp:inline distT="0" distB="0" distL="0" distR="0" wp14:anchorId="5E021F8D" wp14:editId="1621415D">
              <wp:extent cx="5731510" cy="2574290"/>
              <wp:effectExtent l="0" t="0" r="2540" b="0"/>
              <wp:docPr id="22" name="Picture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5742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90470C" w:rsidRDefault="0090470C">
      <w:pPr>
        <w:rPr>
          <w:ins w:id="153" w:author="SSS2022259" w:date="2023-10-31T16:06:00Z"/>
          <w:sz w:val="36"/>
          <w:szCs w:val="36"/>
          <w:lang w:val="en-US"/>
        </w:rPr>
      </w:pPr>
      <w:ins w:id="154" w:author="SSS2022259" w:date="2023-10-31T16:06:00Z">
        <w:r>
          <w:rPr>
            <w:noProof/>
            <w:lang w:eastAsia="en-IN"/>
          </w:rPr>
          <w:drawing>
            <wp:inline distT="0" distB="0" distL="0" distR="0" wp14:anchorId="750544B9" wp14:editId="0E68DA35">
              <wp:extent cx="5731510" cy="2652395"/>
              <wp:effectExtent l="0" t="0" r="2540" b="0"/>
              <wp:docPr id="23" name="Picture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6523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90470C" w:rsidRDefault="0090470C">
      <w:pPr>
        <w:rPr>
          <w:ins w:id="155" w:author="SSS2022259" w:date="2023-10-31T16:07:00Z"/>
          <w:sz w:val="36"/>
          <w:szCs w:val="36"/>
          <w:lang w:val="en-US"/>
        </w:rPr>
      </w:pPr>
      <w:ins w:id="156" w:author="SSS2022259" w:date="2023-10-31T16:06:00Z">
        <w:r>
          <w:rPr>
            <w:sz w:val="36"/>
            <w:szCs w:val="36"/>
            <w:lang w:val="en-US"/>
          </w:rPr>
          <w:t>Now, we register the instance</w:t>
        </w:r>
      </w:ins>
      <w:ins w:id="157" w:author="SSS2022259" w:date="2023-10-31T16:07:00Z">
        <w:r>
          <w:rPr>
            <w:sz w:val="36"/>
            <w:szCs w:val="36"/>
            <w:lang w:val="en-US"/>
          </w:rPr>
          <w:t>s.</w:t>
        </w:r>
      </w:ins>
    </w:p>
    <w:p w:rsidR="0090470C" w:rsidRDefault="0090470C">
      <w:pPr>
        <w:rPr>
          <w:ins w:id="158" w:author="SSS2022259" w:date="2023-10-31T16:08:00Z"/>
          <w:sz w:val="36"/>
          <w:szCs w:val="36"/>
          <w:lang w:val="en-US"/>
        </w:rPr>
      </w:pPr>
      <w:ins w:id="159" w:author="SSS2022259" w:date="2023-10-31T16:08:00Z">
        <w:r>
          <w:rPr>
            <w:noProof/>
            <w:lang w:eastAsia="en-IN"/>
          </w:rPr>
          <w:lastRenderedPageBreak/>
          <w:drawing>
            <wp:inline distT="0" distB="0" distL="0" distR="0" wp14:anchorId="33DE7508" wp14:editId="1EF835A4">
              <wp:extent cx="5731510" cy="2586355"/>
              <wp:effectExtent l="0" t="0" r="2540" b="4445"/>
              <wp:docPr id="24" name="Picture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5863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90470C" w:rsidRDefault="0090470C">
      <w:pPr>
        <w:rPr>
          <w:ins w:id="160" w:author="SSS2022259" w:date="2023-10-31T16:09:00Z"/>
          <w:sz w:val="36"/>
          <w:szCs w:val="36"/>
          <w:lang w:val="en-US"/>
        </w:rPr>
      </w:pPr>
      <w:ins w:id="161" w:author="SSS2022259" w:date="2023-10-31T16:08:00Z">
        <w:r>
          <w:rPr>
            <w:sz w:val="36"/>
            <w:szCs w:val="36"/>
            <w:lang w:val="en-US"/>
          </w:rPr>
          <w:t xml:space="preserve">We successfully created and </w:t>
        </w:r>
      </w:ins>
      <w:ins w:id="162" w:author="SSS2022259" w:date="2023-10-31T16:09:00Z">
        <w:r>
          <w:rPr>
            <w:sz w:val="36"/>
            <w:szCs w:val="36"/>
            <w:lang w:val="en-US"/>
          </w:rPr>
          <w:t>resisted the target group.</w:t>
        </w:r>
      </w:ins>
    </w:p>
    <w:p w:rsidR="0090470C" w:rsidRDefault="0090470C">
      <w:pPr>
        <w:rPr>
          <w:ins w:id="163" w:author="SSS2022259" w:date="2023-10-31T16:09:00Z"/>
          <w:sz w:val="36"/>
          <w:szCs w:val="36"/>
          <w:lang w:val="en-US"/>
        </w:rPr>
      </w:pPr>
      <w:ins w:id="164" w:author="SSS2022259" w:date="2023-10-31T16:09:00Z">
        <w:r>
          <w:rPr>
            <w:noProof/>
            <w:lang w:eastAsia="en-IN"/>
          </w:rPr>
          <w:drawing>
            <wp:inline distT="0" distB="0" distL="0" distR="0" wp14:anchorId="693629CF" wp14:editId="2C07561A">
              <wp:extent cx="5731510" cy="2386330"/>
              <wp:effectExtent l="0" t="0" r="2540" b="0"/>
              <wp:docPr id="25" name="Picture 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3863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165" w:author="SSS2022259" w:date="2023-10-31T16:08:00Z">
        <w:r>
          <w:rPr>
            <w:sz w:val="36"/>
            <w:szCs w:val="36"/>
            <w:lang w:val="en-US"/>
          </w:rPr>
          <w:t xml:space="preserve"> </w:t>
        </w:r>
      </w:ins>
    </w:p>
    <w:p w:rsidR="0090470C" w:rsidRDefault="0090470C">
      <w:pPr>
        <w:rPr>
          <w:ins w:id="166" w:author="SSS2022259" w:date="2023-10-31T16:09:00Z"/>
          <w:sz w:val="36"/>
          <w:szCs w:val="36"/>
          <w:lang w:val="en-US"/>
        </w:rPr>
      </w:pPr>
      <w:ins w:id="167" w:author="SSS2022259" w:date="2023-10-31T16:09:00Z">
        <w:r>
          <w:rPr>
            <w:sz w:val="36"/>
            <w:szCs w:val="36"/>
            <w:lang w:val="en-US"/>
          </w:rPr>
          <w:t>Now, we create the load balancer.</w:t>
        </w:r>
      </w:ins>
    </w:p>
    <w:p w:rsidR="0090470C" w:rsidRDefault="0090470C">
      <w:pPr>
        <w:rPr>
          <w:ins w:id="168" w:author="SSS2022259" w:date="2023-10-31T16:11:00Z"/>
          <w:sz w:val="36"/>
          <w:szCs w:val="36"/>
          <w:lang w:val="en-US"/>
        </w:rPr>
      </w:pPr>
      <w:ins w:id="169" w:author="SSS2022259" w:date="2023-10-31T16:10:00Z">
        <w:r>
          <w:rPr>
            <w:noProof/>
            <w:lang w:eastAsia="en-IN"/>
          </w:rPr>
          <w:drawing>
            <wp:inline distT="0" distB="0" distL="0" distR="0" wp14:anchorId="622AD0CC" wp14:editId="6FD305D5">
              <wp:extent cx="5731510" cy="2546985"/>
              <wp:effectExtent l="0" t="0" r="2540" b="5715"/>
              <wp:docPr id="27" name="Picture 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5469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9375F5" w:rsidRDefault="009375F5">
      <w:pPr>
        <w:rPr>
          <w:ins w:id="170" w:author="SSS2022259" w:date="2023-10-31T16:13:00Z"/>
          <w:sz w:val="36"/>
          <w:szCs w:val="36"/>
          <w:lang w:val="en-US"/>
        </w:rPr>
      </w:pPr>
      <w:ins w:id="171" w:author="SSS2022259" w:date="2023-10-31T16:11:00Z">
        <w:r>
          <w:rPr>
            <w:sz w:val="36"/>
            <w:szCs w:val="36"/>
            <w:lang w:val="en-US"/>
          </w:rPr>
          <w:lastRenderedPageBreak/>
          <w:t>Select application load balancer be</w:t>
        </w:r>
      </w:ins>
      <w:ins w:id="172" w:author="SSS2022259" w:date="2023-10-31T16:12:00Z">
        <w:r>
          <w:rPr>
            <w:sz w:val="36"/>
            <w:szCs w:val="36"/>
            <w:lang w:val="en-US"/>
          </w:rPr>
          <w:t xml:space="preserve">cause our servers are </w:t>
        </w:r>
      </w:ins>
      <w:ins w:id="173" w:author="SSS2022259" w:date="2023-10-31T16:13:00Z">
        <w:r>
          <w:rPr>
            <w:sz w:val="36"/>
            <w:szCs w:val="36"/>
            <w:lang w:val="en-US"/>
          </w:rPr>
          <w:t>HTTP</w:t>
        </w:r>
      </w:ins>
      <w:ins w:id="174" w:author="SSS2022259" w:date="2023-10-31T16:12:00Z">
        <w:r>
          <w:rPr>
            <w:sz w:val="36"/>
            <w:szCs w:val="36"/>
            <w:lang w:val="en-US"/>
          </w:rPr>
          <w:t xml:space="preserve"> servers.</w:t>
        </w:r>
        <w:r w:rsidRPr="009375F5">
          <w:rPr>
            <w:noProof/>
            <w:lang w:eastAsia="en-IN"/>
          </w:rPr>
          <w:t xml:space="preserve"> </w:t>
        </w:r>
        <w:r>
          <w:rPr>
            <w:noProof/>
            <w:lang w:eastAsia="en-IN"/>
          </w:rPr>
          <w:drawing>
            <wp:inline distT="0" distB="0" distL="0" distR="0" wp14:anchorId="6BB11792" wp14:editId="436E4DF2">
              <wp:extent cx="5731510" cy="3566160"/>
              <wp:effectExtent l="0" t="0" r="2540" b="0"/>
              <wp:docPr id="29" name="Picture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5661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sz w:val="36"/>
            <w:szCs w:val="36"/>
            <w:lang w:val="en-US"/>
          </w:rPr>
          <w:t xml:space="preserve"> </w:t>
        </w:r>
      </w:ins>
    </w:p>
    <w:p w:rsidR="009375F5" w:rsidRDefault="009375F5">
      <w:pPr>
        <w:rPr>
          <w:ins w:id="175" w:author="SSS2022259" w:date="2023-10-31T16:13:00Z"/>
          <w:sz w:val="36"/>
          <w:szCs w:val="36"/>
          <w:lang w:val="en-US"/>
        </w:rPr>
      </w:pPr>
    </w:p>
    <w:p w:rsidR="009375F5" w:rsidRDefault="009375F5">
      <w:pPr>
        <w:rPr>
          <w:ins w:id="176" w:author="SSS2022259" w:date="2023-10-31T16:16:00Z"/>
          <w:sz w:val="36"/>
          <w:szCs w:val="36"/>
          <w:lang w:val="en-US"/>
        </w:rPr>
      </w:pPr>
      <w:ins w:id="177" w:author="SSS2022259" w:date="2023-10-31T16:14:00Z">
        <w:r>
          <w:rPr>
            <w:noProof/>
            <w:lang w:eastAsia="en-IN"/>
          </w:rPr>
          <w:drawing>
            <wp:inline distT="0" distB="0" distL="0" distR="0" wp14:anchorId="3303A339" wp14:editId="6C4CC431">
              <wp:extent cx="5731510" cy="2374265"/>
              <wp:effectExtent l="0" t="0" r="2540" b="6985"/>
              <wp:docPr id="30" name="Picture 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3742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9375F5" w:rsidRDefault="009375F5">
      <w:pPr>
        <w:rPr>
          <w:ins w:id="178" w:author="SSS2022259" w:date="2023-10-31T16:16:00Z"/>
          <w:sz w:val="36"/>
          <w:szCs w:val="36"/>
          <w:lang w:val="en-US"/>
        </w:rPr>
      </w:pPr>
    </w:p>
    <w:p w:rsidR="009375F5" w:rsidRDefault="009375F5">
      <w:pPr>
        <w:rPr>
          <w:ins w:id="179" w:author="SSS2022259" w:date="2023-10-31T16:11:00Z"/>
          <w:sz w:val="36"/>
          <w:szCs w:val="36"/>
          <w:lang w:val="en-US"/>
        </w:rPr>
      </w:pPr>
      <w:ins w:id="180" w:author="SSS2022259" w:date="2023-10-31T16:16:00Z">
        <w:r>
          <w:rPr>
            <w:noProof/>
            <w:lang w:eastAsia="en-IN"/>
          </w:rPr>
          <w:lastRenderedPageBreak/>
          <w:drawing>
            <wp:inline distT="0" distB="0" distL="0" distR="0" wp14:anchorId="5159C180" wp14:editId="377A40FE">
              <wp:extent cx="5731510" cy="2559685"/>
              <wp:effectExtent l="0" t="0" r="2540" b="0"/>
              <wp:docPr id="31" name="Picture 3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5596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9375F5" w:rsidRDefault="009375F5">
      <w:pPr>
        <w:rPr>
          <w:ins w:id="181" w:author="SSS2022259" w:date="2023-10-31T15:53:00Z"/>
          <w:sz w:val="36"/>
          <w:szCs w:val="36"/>
          <w:lang w:val="en-US"/>
        </w:rPr>
      </w:pPr>
    </w:p>
    <w:p w:rsidR="00EB5DE1" w:rsidRDefault="00EB5DE1">
      <w:pPr>
        <w:rPr>
          <w:ins w:id="182" w:author="SSS2022259" w:date="2023-10-31T15:50:00Z"/>
          <w:sz w:val="36"/>
          <w:szCs w:val="36"/>
          <w:lang w:val="en-US"/>
        </w:rPr>
      </w:pPr>
      <w:ins w:id="183" w:author="SSS2022259" w:date="2023-10-31T15:52:00Z">
        <w:r>
          <w:rPr>
            <w:sz w:val="36"/>
            <w:szCs w:val="36"/>
            <w:lang w:val="en-US"/>
          </w:rPr>
          <w:t xml:space="preserve"> </w:t>
        </w:r>
      </w:ins>
    </w:p>
    <w:p w:rsidR="00EB5DE1" w:rsidRDefault="00EB5DE1">
      <w:pPr>
        <w:rPr>
          <w:ins w:id="184" w:author="SSS2022259" w:date="2023-10-31T15:24:00Z"/>
          <w:sz w:val="36"/>
          <w:szCs w:val="36"/>
          <w:lang w:val="en-US"/>
        </w:rPr>
      </w:pPr>
    </w:p>
    <w:p w:rsidR="00BD5885" w:rsidRDefault="00BD5885">
      <w:pPr>
        <w:rPr>
          <w:ins w:id="185" w:author="SSS2022259" w:date="2023-10-31T15:20:00Z"/>
          <w:sz w:val="36"/>
          <w:szCs w:val="36"/>
          <w:lang w:val="en-US"/>
        </w:rPr>
      </w:pPr>
      <w:ins w:id="186" w:author="SSS2022259" w:date="2023-10-31T15:23:00Z">
        <w:r>
          <w:rPr>
            <w:sz w:val="36"/>
            <w:szCs w:val="36"/>
            <w:lang w:val="en-US"/>
          </w:rPr>
          <w:t xml:space="preserve"> </w:t>
        </w:r>
      </w:ins>
    </w:p>
    <w:p w:rsidR="004D3354" w:rsidRDefault="004D3354">
      <w:pPr>
        <w:rPr>
          <w:ins w:id="187" w:author="SSS2022259" w:date="2023-10-31T15:19:00Z"/>
          <w:sz w:val="36"/>
          <w:szCs w:val="36"/>
          <w:lang w:val="en-US"/>
        </w:rPr>
      </w:pPr>
    </w:p>
    <w:p w:rsidR="004D3354" w:rsidRDefault="004D3354">
      <w:pPr>
        <w:rPr>
          <w:ins w:id="188" w:author="SSS2022259" w:date="2023-10-31T15:19:00Z"/>
          <w:sz w:val="36"/>
          <w:szCs w:val="36"/>
          <w:lang w:val="en-US"/>
        </w:rPr>
      </w:pPr>
    </w:p>
    <w:p w:rsidR="004D3354" w:rsidRDefault="004D3354">
      <w:pPr>
        <w:rPr>
          <w:ins w:id="189" w:author="SSS2022259" w:date="2023-10-31T15:14:00Z"/>
          <w:sz w:val="36"/>
          <w:szCs w:val="36"/>
          <w:lang w:val="en-US"/>
        </w:rPr>
      </w:pPr>
    </w:p>
    <w:p w:rsidR="004D3354" w:rsidRDefault="004D3354">
      <w:pPr>
        <w:rPr>
          <w:ins w:id="190" w:author="SSS2022259" w:date="2023-10-31T15:00:00Z"/>
          <w:sz w:val="36"/>
          <w:szCs w:val="36"/>
          <w:lang w:val="en-US"/>
        </w:rPr>
      </w:pPr>
    </w:p>
    <w:p w:rsidR="009375F5" w:rsidRDefault="009375F5">
      <w:pPr>
        <w:rPr>
          <w:ins w:id="191" w:author="SSS2022259" w:date="2023-10-31T16:17:00Z"/>
          <w:noProof/>
          <w:lang w:eastAsia="en-IN"/>
        </w:rPr>
      </w:pPr>
      <w:ins w:id="192" w:author="SSS2022259" w:date="2023-10-31T16:16:00Z">
        <w:r>
          <w:rPr>
            <w:noProof/>
            <w:lang w:eastAsia="en-IN"/>
          </w:rPr>
          <w:drawing>
            <wp:inline distT="0" distB="0" distL="0" distR="0" wp14:anchorId="5B3CF551" wp14:editId="48D3273E">
              <wp:extent cx="5731510" cy="2217420"/>
              <wp:effectExtent l="0" t="0" r="2540" b="0"/>
              <wp:docPr id="32" name="Picture 3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2174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193" w:author="SSS2022259" w:date="2023-10-31T16:17:00Z">
        <w:r w:rsidRPr="009375F5">
          <w:rPr>
            <w:noProof/>
            <w:lang w:eastAsia="en-IN"/>
          </w:rPr>
          <w:t xml:space="preserve"> </w:t>
        </w:r>
      </w:ins>
    </w:p>
    <w:p w:rsidR="00B10B4D" w:rsidRDefault="009375F5">
      <w:pPr>
        <w:rPr>
          <w:ins w:id="194" w:author="SSS2022259" w:date="2023-10-31T16:18:00Z"/>
          <w:sz w:val="36"/>
          <w:szCs w:val="36"/>
          <w:lang w:val="en-US"/>
        </w:rPr>
      </w:pPr>
      <w:ins w:id="195" w:author="SSS2022259" w:date="2023-10-31T16:17:00Z">
        <w:r>
          <w:rPr>
            <w:noProof/>
            <w:lang w:eastAsia="en-IN"/>
          </w:rPr>
          <w:lastRenderedPageBreak/>
          <w:drawing>
            <wp:inline distT="0" distB="0" distL="0" distR="0" wp14:anchorId="71FF4B24" wp14:editId="4EDC3CED">
              <wp:extent cx="5731510" cy="2111375"/>
              <wp:effectExtent l="0" t="0" r="2540" b="3175"/>
              <wp:docPr id="33" name="Picture 3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1113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9375F5" w:rsidRDefault="009375F5">
      <w:pPr>
        <w:rPr>
          <w:ins w:id="196" w:author="SSS2022259" w:date="2023-10-31T16:18:00Z"/>
          <w:sz w:val="36"/>
          <w:szCs w:val="36"/>
          <w:lang w:val="en-US"/>
        </w:rPr>
      </w:pPr>
      <w:ins w:id="197" w:author="SSS2022259" w:date="2023-10-31T16:18:00Z">
        <w:r>
          <w:rPr>
            <w:sz w:val="36"/>
            <w:szCs w:val="36"/>
            <w:lang w:val="en-US"/>
          </w:rPr>
          <w:t xml:space="preserve">After </w:t>
        </w:r>
      </w:ins>
      <w:ins w:id="198" w:author="SSS2022259" w:date="2023-10-31T16:19:00Z">
        <w:r>
          <w:rPr>
            <w:sz w:val="36"/>
            <w:szCs w:val="36"/>
            <w:lang w:val="en-US"/>
          </w:rPr>
          <w:t>doing</w:t>
        </w:r>
      </w:ins>
      <w:ins w:id="199" w:author="SSS2022259" w:date="2023-10-31T16:18:00Z">
        <w:r>
          <w:rPr>
            <w:sz w:val="36"/>
            <w:szCs w:val="36"/>
            <w:lang w:val="en-US"/>
          </w:rPr>
          <w:t xml:space="preserve"> all these </w:t>
        </w:r>
      </w:ins>
      <w:ins w:id="200" w:author="SSS2022259" w:date="2023-10-31T16:19:00Z">
        <w:r>
          <w:rPr>
            <w:sz w:val="36"/>
            <w:szCs w:val="36"/>
            <w:lang w:val="en-US"/>
          </w:rPr>
          <w:t>processes</w:t>
        </w:r>
      </w:ins>
      <w:ins w:id="201" w:author="SSS2022259" w:date="2023-10-31T16:18:00Z">
        <w:r>
          <w:rPr>
            <w:sz w:val="36"/>
            <w:szCs w:val="36"/>
            <w:lang w:val="en-US"/>
          </w:rPr>
          <w:t xml:space="preserve"> then click on </w:t>
        </w:r>
      </w:ins>
      <w:ins w:id="202" w:author="SSS2022259" w:date="2023-10-31T16:19:00Z">
        <w:r>
          <w:rPr>
            <w:sz w:val="36"/>
            <w:szCs w:val="36"/>
            <w:lang w:val="en-US"/>
          </w:rPr>
          <w:t>Create</w:t>
        </w:r>
      </w:ins>
      <w:ins w:id="203" w:author="SSS2022259" w:date="2023-10-31T16:18:00Z">
        <w:r>
          <w:rPr>
            <w:sz w:val="36"/>
            <w:szCs w:val="36"/>
            <w:lang w:val="en-US"/>
          </w:rPr>
          <w:t xml:space="preserve"> </w:t>
        </w:r>
      </w:ins>
      <w:ins w:id="204" w:author="SSS2022259" w:date="2023-10-31T16:19:00Z">
        <w:r>
          <w:rPr>
            <w:sz w:val="36"/>
            <w:szCs w:val="36"/>
            <w:lang w:val="en-US"/>
          </w:rPr>
          <w:t xml:space="preserve">a </w:t>
        </w:r>
      </w:ins>
      <w:ins w:id="205" w:author="SSS2022259" w:date="2023-10-31T16:18:00Z">
        <w:r>
          <w:rPr>
            <w:sz w:val="36"/>
            <w:szCs w:val="36"/>
            <w:lang w:val="en-US"/>
          </w:rPr>
          <w:t>load balancer</w:t>
        </w:r>
      </w:ins>
      <w:ins w:id="206" w:author="SSS2022259" w:date="2023-10-31T16:19:00Z">
        <w:r>
          <w:rPr>
            <w:sz w:val="36"/>
            <w:szCs w:val="36"/>
            <w:lang w:val="en-US"/>
          </w:rPr>
          <w:t>.</w:t>
        </w:r>
      </w:ins>
    </w:p>
    <w:p w:rsidR="009375F5" w:rsidRDefault="009375F5">
      <w:pPr>
        <w:rPr>
          <w:ins w:id="207" w:author="SSS2022259" w:date="2023-10-31T16:19:00Z"/>
          <w:sz w:val="36"/>
          <w:szCs w:val="36"/>
          <w:lang w:val="en-US"/>
        </w:rPr>
      </w:pPr>
      <w:ins w:id="208" w:author="SSS2022259" w:date="2023-10-31T16:18:00Z">
        <w:r>
          <w:rPr>
            <w:noProof/>
            <w:lang w:eastAsia="en-IN"/>
          </w:rPr>
          <w:drawing>
            <wp:inline distT="0" distB="0" distL="0" distR="0" wp14:anchorId="048D70B8" wp14:editId="3BE17A0B">
              <wp:extent cx="5731510" cy="2428240"/>
              <wp:effectExtent l="0" t="0" r="2540" b="0"/>
              <wp:docPr id="34" name="Picture 3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4282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9375F5" w:rsidRDefault="009375F5">
      <w:pPr>
        <w:rPr>
          <w:ins w:id="209" w:author="SSS2022259" w:date="2023-10-31T16:19:00Z"/>
          <w:sz w:val="36"/>
          <w:szCs w:val="36"/>
          <w:lang w:val="en-US"/>
        </w:rPr>
      </w:pPr>
    </w:p>
    <w:p w:rsidR="009375F5" w:rsidRDefault="009375F5">
      <w:pPr>
        <w:rPr>
          <w:ins w:id="210" w:author="SSS2022259" w:date="2023-10-31T16:21:00Z"/>
          <w:sz w:val="36"/>
          <w:szCs w:val="36"/>
          <w:lang w:val="en-US"/>
        </w:rPr>
      </w:pPr>
      <w:ins w:id="211" w:author="SSS2022259" w:date="2023-10-31T16:19:00Z">
        <w:r>
          <w:rPr>
            <w:noProof/>
            <w:lang w:eastAsia="en-IN"/>
          </w:rPr>
          <w:drawing>
            <wp:inline distT="0" distB="0" distL="0" distR="0" wp14:anchorId="2B89B95F" wp14:editId="449A71A5">
              <wp:extent cx="5731510" cy="2192020"/>
              <wp:effectExtent l="0" t="0" r="2540" b="0"/>
              <wp:docPr id="35" name="Picture 3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1920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9375F5" w:rsidRDefault="009375F5">
      <w:pPr>
        <w:rPr>
          <w:ins w:id="212" w:author="SSS2022259" w:date="2023-10-31T16:21:00Z"/>
          <w:sz w:val="36"/>
          <w:szCs w:val="36"/>
          <w:lang w:val="en-US"/>
        </w:rPr>
      </w:pPr>
    </w:p>
    <w:p w:rsidR="009375F5" w:rsidRDefault="009375F5">
      <w:pPr>
        <w:rPr>
          <w:ins w:id="213" w:author="SSS2022259" w:date="2023-10-31T16:22:00Z"/>
          <w:sz w:val="36"/>
          <w:szCs w:val="36"/>
          <w:lang w:val="en-US"/>
        </w:rPr>
      </w:pPr>
      <w:ins w:id="214" w:author="SSS2022259" w:date="2023-10-31T16:21:00Z">
        <w:r>
          <w:rPr>
            <w:noProof/>
            <w:lang w:eastAsia="en-IN"/>
          </w:rPr>
          <w:lastRenderedPageBreak/>
          <w:drawing>
            <wp:inline distT="0" distB="0" distL="0" distR="0" wp14:anchorId="3429905B" wp14:editId="4220FF8F">
              <wp:extent cx="5731510" cy="2483485"/>
              <wp:effectExtent l="0" t="0" r="2540" b="0"/>
              <wp:docPr id="36" name="Picture 3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4834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9375F5" w:rsidRDefault="009375F5">
      <w:pPr>
        <w:rPr>
          <w:ins w:id="215" w:author="SSS2022259" w:date="2023-10-31T16:22:00Z"/>
          <w:sz w:val="36"/>
          <w:szCs w:val="36"/>
          <w:lang w:val="en-US"/>
        </w:rPr>
      </w:pPr>
    </w:p>
    <w:p w:rsidR="00BA3C8C" w:rsidRDefault="009375F5">
      <w:pPr>
        <w:rPr>
          <w:ins w:id="216" w:author="SSS2022259" w:date="2023-10-31T16:22:00Z"/>
          <w:sz w:val="36"/>
          <w:szCs w:val="36"/>
          <w:lang w:val="en-US"/>
        </w:rPr>
      </w:pPr>
      <w:ins w:id="217" w:author="SSS2022259" w:date="2023-10-31T16:22:00Z">
        <w:r>
          <w:rPr>
            <w:noProof/>
            <w:lang w:eastAsia="en-IN"/>
          </w:rPr>
          <w:drawing>
            <wp:inline distT="0" distB="0" distL="0" distR="0" wp14:anchorId="7D73328E" wp14:editId="731E2697">
              <wp:extent cx="5731510" cy="1304925"/>
              <wp:effectExtent l="0" t="0" r="2540" b="9525"/>
              <wp:docPr id="37" name="Picture 3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13049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BA3C8C">
          <w:rPr>
            <w:sz w:val="36"/>
            <w:szCs w:val="36"/>
            <w:lang w:val="en-US"/>
          </w:rPr>
          <w:t xml:space="preserve">Next we refresh that page </w:t>
        </w:r>
      </w:ins>
    </w:p>
    <w:p w:rsidR="00BA3C8C" w:rsidRDefault="00BA3C8C">
      <w:pPr>
        <w:rPr>
          <w:ins w:id="218" w:author="SSS2022259" w:date="2023-10-31T16:23:00Z"/>
          <w:sz w:val="36"/>
          <w:szCs w:val="36"/>
          <w:lang w:val="en-US"/>
        </w:rPr>
      </w:pPr>
      <w:ins w:id="219" w:author="SSS2022259" w:date="2023-10-31T16:22:00Z">
        <w:r>
          <w:rPr>
            <w:noProof/>
            <w:lang w:eastAsia="en-IN"/>
          </w:rPr>
          <w:drawing>
            <wp:inline distT="0" distB="0" distL="0" distR="0" wp14:anchorId="72D2E4C3" wp14:editId="77422F54">
              <wp:extent cx="5731510" cy="1388745"/>
              <wp:effectExtent l="0" t="0" r="2540" b="1905"/>
              <wp:docPr id="38" name="Picture 3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13887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BA3C8C" w:rsidRDefault="00BA3C8C">
      <w:pPr>
        <w:rPr>
          <w:ins w:id="220" w:author="SSS2022259" w:date="2023-10-31T16:25:00Z"/>
          <w:sz w:val="36"/>
          <w:szCs w:val="36"/>
          <w:lang w:val="en-US"/>
        </w:rPr>
      </w:pPr>
      <w:ins w:id="221" w:author="SSS2022259" w:date="2023-10-31T16:26:00Z">
        <w:r>
          <w:rPr>
            <w:sz w:val="36"/>
            <w:szCs w:val="36"/>
            <w:lang w:val="en-US"/>
          </w:rPr>
          <w:t>The first</w:t>
        </w:r>
      </w:ins>
      <w:ins w:id="222" w:author="SSS2022259" w:date="2023-10-31T16:23:00Z">
        <w:r>
          <w:rPr>
            <w:sz w:val="36"/>
            <w:szCs w:val="36"/>
            <w:lang w:val="en-US"/>
          </w:rPr>
          <w:t xml:space="preserve"> request </w:t>
        </w:r>
      </w:ins>
      <w:ins w:id="223" w:author="SSS2022259" w:date="2023-10-31T16:26:00Z">
        <w:r>
          <w:rPr>
            <w:sz w:val="36"/>
            <w:szCs w:val="36"/>
            <w:lang w:val="en-US"/>
          </w:rPr>
          <w:t xml:space="preserve">was </w:t>
        </w:r>
      </w:ins>
      <w:ins w:id="224" w:author="SSS2022259" w:date="2023-10-31T16:23:00Z">
        <w:r>
          <w:rPr>
            <w:sz w:val="36"/>
            <w:szCs w:val="36"/>
            <w:lang w:val="en-US"/>
          </w:rPr>
          <w:t xml:space="preserve">sent to server1 then we again </w:t>
        </w:r>
      </w:ins>
      <w:ins w:id="225" w:author="SSS2022259" w:date="2023-10-31T16:26:00Z">
        <w:r>
          <w:rPr>
            <w:sz w:val="36"/>
            <w:szCs w:val="36"/>
            <w:lang w:val="en-US"/>
          </w:rPr>
          <w:t>refreshed</w:t>
        </w:r>
      </w:ins>
      <w:ins w:id="226" w:author="SSS2022259" w:date="2023-10-31T16:23:00Z">
        <w:r>
          <w:rPr>
            <w:sz w:val="36"/>
            <w:szCs w:val="36"/>
            <w:lang w:val="en-US"/>
          </w:rPr>
          <w:t xml:space="preserve"> </w:t>
        </w:r>
      </w:ins>
      <w:ins w:id="227" w:author="SSS2022259" w:date="2023-10-31T16:24:00Z">
        <w:r>
          <w:rPr>
            <w:sz w:val="36"/>
            <w:szCs w:val="36"/>
            <w:lang w:val="en-US"/>
          </w:rPr>
          <w:t xml:space="preserve">that browser </w:t>
        </w:r>
      </w:ins>
      <w:ins w:id="228" w:author="SSS2022259" w:date="2023-10-31T16:26:00Z">
        <w:r>
          <w:rPr>
            <w:sz w:val="36"/>
            <w:szCs w:val="36"/>
            <w:lang w:val="en-US"/>
          </w:rPr>
          <w:t xml:space="preserve">and </w:t>
        </w:r>
      </w:ins>
      <w:ins w:id="229" w:author="SSS2022259" w:date="2023-10-31T16:24:00Z">
        <w:r>
          <w:rPr>
            <w:sz w:val="36"/>
            <w:szCs w:val="36"/>
            <w:lang w:val="en-US"/>
          </w:rPr>
          <w:t xml:space="preserve">then sent </w:t>
        </w:r>
      </w:ins>
      <w:ins w:id="230" w:author="SSS2022259" w:date="2023-10-31T16:26:00Z">
        <w:r>
          <w:rPr>
            <w:sz w:val="36"/>
            <w:szCs w:val="36"/>
            <w:lang w:val="en-US"/>
          </w:rPr>
          <w:t xml:space="preserve">the </w:t>
        </w:r>
      </w:ins>
      <w:ins w:id="231" w:author="SSS2022259" w:date="2023-10-31T16:24:00Z">
        <w:r>
          <w:rPr>
            <w:sz w:val="36"/>
            <w:szCs w:val="36"/>
            <w:lang w:val="en-US"/>
          </w:rPr>
          <w:t>request to server2.</w:t>
        </w:r>
      </w:ins>
    </w:p>
    <w:p w:rsidR="00BA3C8C" w:rsidRPr="00007142" w:rsidRDefault="00BA3C8C">
      <w:pPr>
        <w:rPr>
          <w:sz w:val="36"/>
          <w:szCs w:val="36"/>
          <w:lang w:val="en-US"/>
          <w:rPrChange w:id="232" w:author="SSS2022259" w:date="2023-10-31T14:50:00Z">
            <w:rPr>
              <w:lang w:val="en-US"/>
            </w:rPr>
          </w:rPrChange>
        </w:rPr>
      </w:pPr>
    </w:p>
    <w:sectPr w:rsidR="00BA3C8C" w:rsidRPr="000071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SS2022259">
    <w15:presenceInfo w15:providerId="Windows Live" w15:userId="4b038f3bc4f5578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7142"/>
    <w:rsid w:val="00007142"/>
    <w:rsid w:val="001E510A"/>
    <w:rsid w:val="003535F7"/>
    <w:rsid w:val="004D3354"/>
    <w:rsid w:val="007C43D4"/>
    <w:rsid w:val="00827F8E"/>
    <w:rsid w:val="0090470C"/>
    <w:rsid w:val="009375F5"/>
    <w:rsid w:val="00B10B4D"/>
    <w:rsid w:val="00BA3C8C"/>
    <w:rsid w:val="00BC3229"/>
    <w:rsid w:val="00BD5885"/>
    <w:rsid w:val="00EB5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CC9205-E2A4-49CA-849B-BE57B982C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microsoft.com/office/2011/relationships/people" Target="peop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13</Pages>
  <Words>336</Words>
  <Characters>1760</Characters>
  <Application>Microsoft Office Word</Application>
  <DocSecurity>0</DocSecurity>
  <Lines>113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SSS2022259</dc:creator>
  <cp:keywords/>
  <dc:description/>
  <cp:lastModifiedBy>SSS2022259</cp:lastModifiedBy>
  <cp:revision>6</cp:revision>
  <dcterms:created xsi:type="dcterms:W3CDTF">2023-10-31T09:19:00Z</dcterms:created>
  <dcterms:modified xsi:type="dcterms:W3CDTF">2023-10-31T11:11:00Z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85e9a657-ad67-4b7b-bc0b-2458107a6650</vt:lpwstr>
  </property>
</Properties>
</file>